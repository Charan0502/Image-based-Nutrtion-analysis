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color w:val="00ff00"/>
          <w:u w:val="single"/>
        </w:rPr>
      </w:pPr>
      <w:bookmarkStart w:colFirst="0" w:colLast="0" w:name="_unf1q7gzn83u" w:id="0"/>
      <w:bookmarkEnd w:id="0"/>
      <w:r w:rsidDel="00000000" w:rsidR="00000000" w:rsidRPr="00000000">
        <w:rPr>
          <w:b w:val="1"/>
          <w:color w:val="00ff00"/>
          <w:u w:val="single"/>
          <w:rtl w:val="0"/>
        </w:rPr>
        <w:t xml:space="preserve">IMAGE BASED NUTRITIONAL   ANALYSIS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numPr>
          <w:ilvl w:val="0"/>
          <w:numId w:val="2"/>
        </w:numPr>
        <w:ind w:left="720" w:hanging="360"/>
        <w:jc w:val="center"/>
        <w:rPr>
          <w:u w:val="none"/>
        </w:rPr>
      </w:pPr>
      <w:bookmarkStart w:colFirst="0" w:colLast="0" w:name="_p6ddzoe1156e" w:id="1"/>
      <w:bookmarkEnd w:id="1"/>
      <w:r w:rsidDel="00000000" w:rsidR="00000000" w:rsidRPr="00000000">
        <w:rPr>
          <w:rtl w:val="0"/>
        </w:rPr>
        <w:t xml:space="preserve">V CHARAN [ SENSE 1st YEAR ]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hanging="992.1259842519685"/>
        <w:jc w:val="center"/>
        <w:rPr>
          <w:sz w:val="50"/>
          <w:szCs w:val="50"/>
        </w:rPr>
      </w:pPr>
      <w:r w:rsidDel="00000000" w:rsidR="00000000" w:rsidRPr="00000000">
        <w:rPr>
          <w:sz w:val="50"/>
          <w:szCs w:val="50"/>
          <w:rtl w:val="0"/>
        </w:rPr>
        <w:t xml:space="preserve">Table of Contents</w:t>
      </w:r>
    </w:p>
    <w:p w:rsidR="00000000" w:rsidDel="00000000" w:rsidP="00000000" w:rsidRDefault="00000000" w:rsidRPr="00000000" w14:paraId="00000034">
      <w:pPr>
        <w:ind w:hanging="992.1259842519685"/>
        <w:rPr>
          <w:b w:val="1"/>
          <w:sz w:val="24"/>
          <w:szCs w:val="24"/>
        </w:rPr>
      </w:pPr>
      <w:r w:rsidDel="00000000" w:rsidR="00000000" w:rsidRPr="00000000">
        <w:rPr>
          <w:b w:val="1"/>
          <w:sz w:val="24"/>
          <w:szCs w:val="24"/>
          <w:rtl w:val="0"/>
        </w:rPr>
        <w:t xml:space="preserve">1.INTRODUCTION</w:t>
      </w:r>
    </w:p>
    <w:p w:rsidR="00000000" w:rsidDel="00000000" w:rsidP="00000000" w:rsidRDefault="00000000" w:rsidRPr="00000000" w14:paraId="00000035">
      <w:pPr>
        <w:ind w:left="1133.858267716535" w:hanging="990"/>
        <w:rPr>
          <w:b w:val="1"/>
          <w:sz w:val="24"/>
          <w:szCs w:val="24"/>
        </w:rPr>
      </w:pPr>
      <w:r w:rsidDel="00000000" w:rsidR="00000000" w:rsidRPr="00000000">
        <w:rPr>
          <w:b w:val="1"/>
          <w:sz w:val="24"/>
          <w:szCs w:val="24"/>
          <w:rtl w:val="0"/>
        </w:rPr>
        <w:t xml:space="preserve">1.1 Overview</w:t>
      </w:r>
    </w:p>
    <w:p w:rsidR="00000000" w:rsidDel="00000000" w:rsidP="00000000" w:rsidRDefault="00000000" w:rsidRPr="00000000" w14:paraId="00000036">
      <w:pPr>
        <w:ind w:left="1133.858267716535" w:hanging="990"/>
        <w:rPr>
          <w:b w:val="1"/>
          <w:sz w:val="24"/>
          <w:szCs w:val="24"/>
        </w:rPr>
      </w:pPr>
      <w:r w:rsidDel="00000000" w:rsidR="00000000" w:rsidRPr="00000000">
        <w:rPr>
          <w:b w:val="1"/>
          <w:sz w:val="24"/>
          <w:szCs w:val="24"/>
          <w:rtl w:val="0"/>
        </w:rPr>
        <w:t xml:space="preserve">1.2 Purpose</w:t>
      </w:r>
    </w:p>
    <w:p w:rsidR="00000000" w:rsidDel="00000000" w:rsidP="00000000" w:rsidRDefault="00000000" w:rsidRPr="00000000" w14:paraId="00000037">
      <w:pPr>
        <w:ind w:hanging="992.1259842519685"/>
        <w:rPr>
          <w:b w:val="1"/>
          <w:sz w:val="24"/>
          <w:szCs w:val="24"/>
        </w:rPr>
      </w:pPr>
      <w:r w:rsidDel="00000000" w:rsidR="00000000" w:rsidRPr="00000000">
        <w:rPr>
          <w:rtl w:val="0"/>
        </w:rPr>
      </w:r>
    </w:p>
    <w:p w:rsidR="00000000" w:rsidDel="00000000" w:rsidP="00000000" w:rsidRDefault="00000000" w:rsidRPr="00000000" w14:paraId="00000038">
      <w:pPr>
        <w:ind w:hanging="992.1259842519685"/>
        <w:rPr>
          <w:b w:val="1"/>
          <w:sz w:val="24"/>
          <w:szCs w:val="24"/>
        </w:rPr>
      </w:pPr>
      <w:r w:rsidDel="00000000" w:rsidR="00000000" w:rsidRPr="00000000">
        <w:rPr>
          <w:b w:val="1"/>
          <w:sz w:val="24"/>
          <w:szCs w:val="24"/>
          <w:rtl w:val="0"/>
        </w:rPr>
        <w:t xml:space="preserve">2.LITERATURE SURVEY</w:t>
      </w:r>
    </w:p>
    <w:p w:rsidR="00000000" w:rsidDel="00000000" w:rsidP="00000000" w:rsidRDefault="00000000" w:rsidRPr="00000000" w14:paraId="00000039">
      <w:pPr>
        <w:ind w:left="283.46456692913375" w:hanging="990"/>
        <w:rPr>
          <w:b w:val="1"/>
          <w:sz w:val="24"/>
          <w:szCs w:val="24"/>
        </w:rPr>
      </w:pPr>
      <w:r w:rsidDel="00000000" w:rsidR="00000000" w:rsidRPr="00000000">
        <w:rPr>
          <w:b w:val="1"/>
          <w:sz w:val="24"/>
          <w:szCs w:val="24"/>
          <w:rtl w:val="0"/>
        </w:rPr>
        <w:t xml:space="preserve">           2.1 Existing problem</w:t>
      </w:r>
    </w:p>
    <w:p w:rsidR="00000000" w:rsidDel="00000000" w:rsidP="00000000" w:rsidRDefault="00000000" w:rsidRPr="00000000" w14:paraId="0000003A">
      <w:pPr>
        <w:ind w:left="708.6614173228347" w:hanging="990"/>
        <w:rPr>
          <w:b w:val="1"/>
          <w:sz w:val="24"/>
          <w:szCs w:val="24"/>
        </w:rPr>
      </w:pPr>
      <w:r w:rsidDel="00000000" w:rsidR="00000000" w:rsidRPr="00000000">
        <w:rPr>
          <w:b w:val="1"/>
          <w:sz w:val="24"/>
          <w:szCs w:val="24"/>
          <w:rtl w:val="0"/>
        </w:rPr>
        <w:t xml:space="preserve">      2.2 Proposed solution </w:t>
      </w:r>
    </w:p>
    <w:p w:rsidR="00000000" w:rsidDel="00000000" w:rsidP="00000000" w:rsidRDefault="00000000" w:rsidRPr="00000000" w14:paraId="0000003B">
      <w:pPr>
        <w:ind w:hanging="992.1259842519685"/>
        <w:rPr>
          <w:b w:val="1"/>
          <w:sz w:val="24"/>
          <w:szCs w:val="24"/>
        </w:rPr>
      </w:pPr>
      <w:r w:rsidDel="00000000" w:rsidR="00000000" w:rsidRPr="00000000">
        <w:rPr>
          <w:rtl w:val="0"/>
        </w:rPr>
      </w:r>
    </w:p>
    <w:p w:rsidR="00000000" w:rsidDel="00000000" w:rsidP="00000000" w:rsidRDefault="00000000" w:rsidRPr="00000000" w14:paraId="0000003C">
      <w:pPr>
        <w:ind w:hanging="992.1259842519685"/>
        <w:rPr>
          <w:b w:val="1"/>
          <w:sz w:val="24"/>
          <w:szCs w:val="24"/>
        </w:rPr>
      </w:pPr>
      <w:r w:rsidDel="00000000" w:rsidR="00000000" w:rsidRPr="00000000">
        <w:rPr>
          <w:b w:val="1"/>
          <w:sz w:val="24"/>
          <w:szCs w:val="24"/>
          <w:rtl w:val="0"/>
        </w:rPr>
        <w:t xml:space="preserve">3.THEORITICAL ANALYSIS</w:t>
      </w:r>
    </w:p>
    <w:p w:rsidR="00000000" w:rsidDel="00000000" w:rsidP="00000000" w:rsidRDefault="00000000" w:rsidRPr="00000000" w14:paraId="0000003D">
      <w:pPr>
        <w:ind w:hanging="992.1259842519685"/>
        <w:rPr>
          <w:b w:val="1"/>
          <w:sz w:val="24"/>
          <w:szCs w:val="24"/>
        </w:rPr>
      </w:pPr>
      <w:r w:rsidDel="00000000" w:rsidR="00000000" w:rsidRPr="00000000">
        <w:rPr>
          <w:b w:val="1"/>
          <w:sz w:val="24"/>
          <w:szCs w:val="24"/>
          <w:rtl w:val="0"/>
        </w:rPr>
        <w:t xml:space="preserve">               3.1 Block diagram</w:t>
      </w:r>
    </w:p>
    <w:p w:rsidR="00000000" w:rsidDel="00000000" w:rsidP="00000000" w:rsidRDefault="00000000" w:rsidRPr="00000000" w14:paraId="0000003E">
      <w:pPr>
        <w:ind w:hanging="992.1259842519685"/>
        <w:rPr>
          <w:b w:val="1"/>
          <w:sz w:val="24"/>
          <w:szCs w:val="24"/>
        </w:rPr>
      </w:pPr>
      <w:r w:rsidDel="00000000" w:rsidR="00000000" w:rsidRPr="00000000">
        <w:rPr>
          <w:b w:val="1"/>
          <w:sz w:val="24"/>
          <w:szCs w:val="24"/>
          <w:rtl w:val="0"/>
        </w:rPr>
        <w:t xml:space="preserve">               3.2 Hardware / Software designing</w:t>
      </w:r>
    </w:p>
    <w:p w:rsidR="00000000" w:rsidDel="00000000" w:rsidP="00000000" w:rsidRDefault="00000000" w:rsidRPr="00000000" w14:paraId="0000003F">
      <w:pPr>
        <w:ind w:hanging="992.1259842519685"/>
        <w:rPr>
          <w:b w:val="1"/>
          <w:sz w:val="24"/>
          <w:szCs w:val="24"/>
        </w:rPr>
      </w:pPr>
      <w:r w:rsidDel="00000000" w:rsidR="00000000" w:rsidRPr="00000000">
        <w:rPr>
          <w:b w:val="1"/>
          <w:sz w:val="24"/>
          <w:szCs w:val="24"/>
          <w:rtl w:val="0"/>
        </w:rPr>
        <w:t xml:space="preserve">4.EXPERIMENTAL INVESTIGATIONS</w:t>
      </w:r>
    </w:p>
    <w:p w:rsidR="00000000" w:rsidDel="00000000" w:rsidP="00000000" w:rsidRDefault="00000000" w:rsidRPr="00000000" w14:paraId="00000040">
      <w:pPr>
        <w:ind w:hanging="992.1259842519685"/>
        <w:rPr>
          <w:b w:val="1"/>
          <w:sz w:val="24"/>
          <w:szCs w:val="24"/>
        </w:rPr>
      </w:pPr>
      <w:r w:rsidDel="00000000" w:rsidR="00000000" w:rsidRPr="00000000">
        <w:rPr>
          <w:rtl w:val="0"/>
        </w:rPr>
      </w:r>
    </w:p>
    <w:p w:rsidR="00000000" w:rsidDel="00000000" w:rsidP="00000000" w:rsidRDefault="00000000" w:rsidRPr="00000000" w14:paraId="00000041">
      <w:pPr>
        <w:ind w:hanging="992.1259842519685"/>
        <w:rPr>
          <w:b w:val="1"/>
          <w:sz w:val="24"/>
          <w:szCs w:val="24"/>
        </w:rPr>
      </w:pPr>
      <w:r w:rsidDel="00000000" w:rsidR="00000000" w:rsidRPr="00000000">
        <w:rPr>
          <w:b w:val="1"/>
          <w:sz w:val="24"/>
          <w:szCs w:val="24"/>
          <w:rtl w:val="0"/>
        </w:rPr>
        <w:t xml:space="preserve">5.FLOWCHART</w:t>
      </w:r>
    </w:p>
    <w:p w:rsidR="00000000" w:rsidDel="00000000" w:rsidP="00000000" w:rsidRDefault="00000000" w:rsidRPr="00000000" w14:paraId="00000042">
      <w:pPr>
        <w:ind w:hanging="992.1259842519685"/>
        <w:rPr>
          <w:b w:val="1"/>
          <w:sz w:val="24"/>
          <w:szCs w:val="24"/>
        </w:rPr>
      </w:pPr>
      <w:r w:rsidDel="00000000" w:rsidR="00000000" w:rsidRPr="00000000">
        <w:rPr>
          <w:rtl w:val="0"/>
        </w:rPr>
      </w:r>
    </w:p>
    <w:p w:rsidR="00000000" w:rsidDel="00000000" w:rsidP="00000000" w:rsidRDefault="00000000" w:rsidRPr="00000000" w14:paraId="00000043">
      <w:pPr>
        <w:ind w:hanging="992.1259842519685"/>
        <w:rPr>
          <w:b w:val="1"/>
          <w:sz w:val="24"/>
          <w:szCs w:val="24"/>
        </w:rPr>
      </w:pPr>
      <w:r w:rsidDel="00000000" w:rsidR="00000000" w:rsidRPr="00000000">
        <w:rPr>
          <w:b w:val="1"/>
          <w:sz w:val="24"/>
          <w:szCs w:val="24"/>
          <w:rtl w:val="0"/>
        </w:rPr>
        <w:t xml:space="preserve">6.RESULT</w:t>
      </w:r>
    </w:p>
    <w:p w:rsidR="00000000" w:rsidDel="00000000" w:rsidP="00000000" w:rsidRDefault="00000000" w:rsidRPr="00000000" w14:paraId="00000044">
      <w:pPr>
        <w:ind w:hanging="992.1259842519685"/>
        <w:rPr>
          <w:b w:val="1"/>
          <w:sz w:val="24"/>
          <w:szCs w:val="24"/>
        </w:rPr>
      </w:pPr>
      <w:r w:rsidDel="00000000" w:rsidR="00000000" w:rsidRPr="00000000">
        <w:rPr>
          <w:rtl w:val="0"/>
        </w:rPr>
      </w:r>
    </w:p>
    <w:p w:rsidR="00000000" w:rsidDel="00000000" w:rsidP="00000000" w:rsidRDefault="00000000" w:rsidRPr="00000000" w14:paraId="00000045">
      <w:pPr>
        <w:ind w:hanging="992.1259842519685"/>
        <w:rPr>
          <w:b w:val="1"/>
          <w:sz w:val="24"/>
          <w:szCs w:val="24"/>
        </w:rPr>
      </w:pPr>
      <w:r w:rsidDel="00000000" w:rsidR="00000000" w:rsidRPr="00000000">
        <w:rPr>
          <w:b w:val="1"/>
          <w:sz w:val="24"/>
          <w:szCs w:val="24"/>
          <w:rtl w:val="0"/>
        </w:rPr>
        <w:t xml:space="preserve">7.ADVANTAGES &amp; DISADVANTAGES</w:t>
      </w:r>
    </w:p>
    <w:p w:rsidR="00000000" w:rsidDel="00000000" w:rsidP="00000000" w:rsidRDefault="00000000" w:rsidRPr="00000000" w14:paraId="00000046">
      <w:pPr>
        <w:ind w:hanging="992.1259842519685"/>
        <w:rPr>
          <w:b w:val="1"/>
          <w:sz w:val="24"/>
          <w:szCs w:val="24"/>
        </w:rPr>
      </w:pPr>
      <w:r w:rsidDel="00000000" w:rsidR="00000000" w:rsidRPr="00000000">
        <w:rPr>
          <w:rtl w:val="0"/>
        </w:rPr>
      </w:r>
    </w:p>
    <w:p w:rsidR="00000000" w:rsidDel="00000000" w:rsidP="00000000" w:rsidRDefault="00000000" w:rsidRPr="00000000" w14:paraId="00000047">
      <w:pPr>
        <w:ind w:hanging="992.1259842519685"/>
        <w:rPr>
          <w:b w:val="1"/>
          <w:sz w:val="24"/>
          <w:szCs w:val="24"/>
        </w:rPr>
      </w:pPr>
      <w:r w:rsidDel="00000000" w:rsidR="00000000" w:rsidRPr="00000000">
        <w:rPr>
          <w:b w:val="1"/>
          <w:sz w:val="24"/>
          <w:szCs w:val="24"/>
          <w:rtl w:val="0"/>
        </w:rPr>
        <w:t xml:space="preserve">8.APPLICATIONS</w:t>
      </w:r>
    </w:p>
    <w:p w:rsidR="00000000" w:rsidDel="00000000" w:rsidP="00000000" w:rsidRDefault="00000000" w:rsidRPr="00000000" w14:paraId="00000048">
      <w:pPr>
        <w:ind w:hanging="992.1259842519685"/>
        <w:rPr>
          <w:b w:val="1"/>
          <w:sz w:val="24"/>
          <w:szCs w:val="24"/>
        </w:rPr>
      </w:pPr>
      <w:r w:rsidDel="00000000" w:rsidR="00000000" w:rsidRPr="00000000">
        <w:rPr>
          <w:rtl w:val="0"/>
        </w:rPr>
      </w:r>
    </w:p>
    <w:p w:rsidR="00000000" w:rsidDel="00000000" w:rsidP="00000000" w:rsidRDefault="00000000" w:rsidRPr="00000000" w14:paraId="00000049">
      <w:pPr>
        <w:ind w:hanging="992.1259842519685"/>
        <w:rPr>
          <w:b w:val="1"/>
          <w:sz w:val="24"/>
          <w:szCs w:val="24"/>
        </w:rPr>
      </w:pPr>
      <w:r w:rsidDel="00000000" w:rsidR="00000000" w:rsidRPr="00000000">
        <w:rPr>
          <w:b w:val="1"/>
          <w:sz w:val="24"/>
          <w:szCs w:val="24"/>
          <w:rtl w:val="0"/>
        </w:rPr>
        <w:t xml:space="preserve">9.CONCLUSION</w:t>
      </w:r>
    </w:p>
    <w:p w:rsidR="00000000" w:rsidDel="00000000" w:rsidP="00000000" w:rsidRDefault="00000000" w:rsidRPr="00000000" w14:paraId="0000004A">
      <w:pPr>
        <w:ind w:hanging="992.1259842519685"/>
        <w:rPr>
          <w:b w:val="1"/>
          <w:sz w:val="24"/>
          <w:szCs w:val="24"/>
        </w:rPr>
      </w:pPr>
      <w:r w:rsidDel="00000000" w:rsidR="00000000" w:rsidRPr="00000000">
        <w:rPr>
          <w:rtl w:val="0"/>
        </w:rPr>
      </w:r>
    </w:p>
    <w:p w:rsidR="00000000" w:rsidDel="00000000" w:rsidP="00000000" w:rsidRDefault="00000000" w:rsidRPr="00000000" w14:paraId="0000004B">
      <w:pPr>
        <w:ind w:hanging="992.1259842519685"/>
        <w:rPr>
          <w:b w:val="1"/>
          <w:sz w:val="24"/>
          <w:szCs w:val="24"/>
        </w:rPr>
      </w:pPr>
      <w:r w:rsidDel="00000000" w:rsidR="00000000" w:rsidRPr="00000000">
        <w:rPr>
          <w:b w:val="1"/>
          <w:sz w:val="24"/>
          <w:szCs w:val="24"/>
          <w:rtl w:val="0"/>
        </w:rPr>
        <w:t xml:space="preserve">10.FUTURE SCOPE</w:t>
      </w:r>
    </w:p>
    <w:p w:rsidR="00000000" w:rsidDel="00000000" w:rsidP="00000000" w:rsidRDefault="00000000" w:rsidRPr="00000000" w14:paraId="0000004C">
      <w:pPr>
        <w:ind w:hanging="992.1259842519685"/>
        <w:rPr>
          <w:b w:val="1"/>
          <w:sz w:val="24"/>
          <w:szCs w:val="24"/>
        </w:rPr>
      </w:pPr>
      <w:r w:rsidDel="00000000" w:rsidR="00000000" w:rsidRPr="00000000">
        <w:rPr>
          <w:rtl w:val="0"/>
        </w:rPr>
      </w:r>
    </w:p>
    <w:p w:rsidR="00000000" w:rsidDel="00000000" w:rsidP="00000000" w:rsidRDefault="00000000" w:rsidRPr="00000000" w14:paraId="0000004D">
      <w:pPr>
        <w:ind w:hanging="992.1259842519685"/>
        <w:rPr>
          <w:b w:val="1"/>
          <w:sz w:val="24"/>
          <w:szCs w:val="24"/>
        </w:rPr>
      </w:pPr>
      <w:r w:rsidDel="00000000" w:rsidR="00000000" w:rsidRPr="00000000">
        <w:rPr>
          <w:b w:val="1"/>
          <w:sz w:val="24"/>
          <w:szCs w:val="24"/>
          <w:rtl w:val="0"/>
        </w:rPr>
        <w:t xml:space="preserve">11.BIBILOGRAPHY</w:t>
      </w:r>
    </w:p>
    <w:p w:rsidR="00000000" w:rsidDel="00000000" w:rsidP="00000000" w:rsidRDefault="00000000" w:rsidRPr="00000000" w14:paraId="0000004E">
      <w:pPr>
        <w:ind w:hanging="992.1259842519685"/>
        <w:rPr>
          <w:b w:val="1"/>
          <w:sz w:val="24"/>
          <w:szCs w:val="24"/>
        </w:rPr>
      </w:pPr>
      <w:r w:rsidDel="00000000" w:rsidR="00000000" w:rsidRPr="00000000">
        <w:rPr>
          <w:rtl w:val="0"/>
        </w:rPr>
      </w:r>
    </w:p>
    <w:p w:rsidR="00000000" w:rsidDel="00000000" w:rsidP="00000000" w:rsidRDefault="00000000" w:rsidRPr="00000000" w14:paraId="0000004F">
      <w:pPr>
        <w:ind w:hanging="992.1259842519685"/>
        <w:rPr>
          <w:b w:val="1"/>
          <w:sz w:val="24"/>
          <w:szCs w:val="24"/>
        </w:rPr>
      </w:pPr>
      <w:r w:rsidDel="00000000" w:rsidR="00000000" w:rsidRPr="00000000">
        <w:rPr>
          <w:b w:val="1"/>
          <w:sz w:val="24"/>
          <w:szCs w:val="24"/>
          <w:rtl w:val="0"/>
        </w:rPr>
        <w:t xml:space="preserve">APPENDIX</w:t>
      </w:r>
    </w:p>
    <w:p w:rsidR="00000000" w:rsidDel="00000000" w:rsidP="00000000" w:rsidRDefault="00000000" w:rsidRPr="00000000" w14:paraId="00000050">
      <w:pPr>
        <w:ind w:hanging="992.1259842519685"/>
        <w:rPr>
          <w:b w:val="1"/>
          <w:sz w:val="24"/>
          <w:szCs w:val="24"/>
        </w:rPr>
      </w:pPr>
      <w:r w:rsidDel="00000000" w:rsidR="00000000" w:rsidRPr="00000000">
        <w:rPr>
          <w:b w:val="1"/>
          <w:sz w:val="24"/>
          <w:szCs w:val="24"/>
          <w:rtl w:val="0"/>
        </w:rPr>
        <w:t xml:space="preserve">            A. Source code</w:t>
      </w:r>
    </w:p>
    <w:p w:rsidR="00000000" w:rsidDel="00000000" w:rsidP="00000000" w:rsidRDefault="00000000" w:rsidRPr="00000000" w14:paraId="00000051">
      <w:pPr>
        <w:ind w:hanging="992.1259842519685"/>
        <w:rPr>
          <w:b w:val="1"/>
          <w:sz w:val="24"/>
          <w:szCs w:val="24"/>
        </w:rPr>
      </w:pPr>
      <w:r w:rsidDel="00000000" w:rsidR="00000000" w:rsidRPr="00000000">
        <w:rPr>
          <w:rtl w:val="0"/>
        </w:rPr>
      </w:r>
    </w:p>
    <w:p w:rsidR="00000000" w:rsidDel="00000000" w:rsidP="00000000" w:rsidRDefault="00000000" w:rsidRPr="00000000" w14:paraId="00000052">
      <w:pPr>
        <w:ind w:hanging="992.1259842519685"/>
        <w:rPr>
          <w:b w:val="1"/>
          <w:sz w:val="24"/>
          <w:szCs w:val="24"/>
        </w:rPr>
      </w:pPr>
      <w:r w:rsidDel="00000000" w:rsidR="00000000" w:rsidRPr="00000000">
        <w:rPr>
          <w:rtl w:val="0"/>
        </w:rPr>
      </w:r>
    </w:p>
    <w:p w:rsidR="00000000" w:rsidDel="00000000" w:rsidP="00000000" w:rsidRDefault="00000000" w:rsidRPr="00000000" w14:paraId="00000053">
      <w:pPr>
        <w:ind w:hanging="992.1259842519685"/>
        <w:rPr>
          <w:b w:val="1"/>
          <w:sz w:val="24"/>
          <w:szCs w:val="24"/>
        </w:rPr>
      </w:pPr>
      <w:r w:rsidDel="00000000" w:rsidR="00000000" w:rsidRPr="00000000">
        <w:rPr>
          <w:rtl w:val="0"/>
        </w:rPr>
      </w:r>
    </w:p>
    <w:p w:rsidR="00000000" w:rsidDel="00000000" w:rsidP="00000000" w:rsidRDefault="00000000" w:rsidRPr="00000000" w14:paraId="00000054">
      <w:pPr>
        <w:ind w:hanging="992.1259842519685"/>
        <w:rPr>
          <w:b w:val="1"/>
          <w:sz w:val="24"/>
          <w:szCs w:val="24"/>
        </w:rPr>
      </w:pPr>
      <w:r w:rsidDel="00000000" w:rsidR="00000000" w:rsidRPr="00000000">
        <w:rPr>
          <w:rtl w:val="0"/>
        </w:rPr>
      </w:r>
    </w:p>
    <w:p w:rsidR="00000000" w:rsidDel="00000000" w:rsidP="00000000" w:rsidRDefault="00000000" w:rsidRPr="00000000" w14:paraId="00000055">
      <w:pPr>
        <w:ind w:hanging="992.1259842519685"/>
        <w:rPr>
          <w:b w:val="1"/>
          <w:sz w:val="24"/>
          <w:szCs w:val="24"/>
        </w:rPr>
      </w:pPr>
      <w:r w:rsidDel="00000000" w:rsidR="00000000" w:rsidRPr="00000000">
        <w:rPr>
          <w:rtl w:val="0"/>
        </w:rPr>
      </w:r>
    </w:p>
    <w:p w:rsidR="00000000" w:rsidDel="00000000" w:rsidP="00000000" w:rsidRDefault="00000000" w:rsidRPr="00000000" w14:paraId="00000056">
      <w:pPr>
        <w:pStyle w:val="Heading1"/>
        <w:ind w:hanging="992.1259842519685"/>
        <w:rPr/>
      </w:pPr>
      <w:bookmarkStart w:colFirst="0" w:colLast="0" w:name="_g1ehm9iyk1z5" w:id="2"/>
      <w:bookmarkEnd w:id="2"/>
      <w:r w:rsidDel="00000000" w:rsidR="00000000" w:rsidRPr="00000000">
        <w:rPr>
          <w:rtl w:val="0"/>
        </w:rPr>
        <w:t xml:space="preserve">INTRODUCTION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3"/>
        <w:rPr/>
      </w:pPr>
      <w:bookmarkStart w:colFirst="0" w:colLast="0" w:name="_jqezy5auytel" w:id="3"/>
      <w:bookmarkEnd w:id="3"/>
      <w:r w:rsidDel="00000000" w:rsidR="00000000" w:rsidRPr="00000000">
        <w:rPr>
          <w:rtl w:val="0"/>
        </w:rPr>
        <w:t xml:space="preserve">OVERVIEW : </w:t>
      </w:r>
    </w:p>
    <w:p w:rsidR="00000000" w:rsidDel="00000000" w:rsidP="00000000" w:rsidRDefault="00000000" w:rsidRPr="00000000" w14:paraId="0000005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is a growing concern about chronic diseases and other health problems related to diet including obesity and cancer. Dietary intake provides valuable insights for mounting intervention programs for prevention of chronic diseases. Measuring accurate dietary intake is considered to be an open research problem in the nutrition and health fields. In this paper, we </w:t>
      </w:r>
      <w:r w:rsidDel="00000000" w:rsidR="00000000" w:rsidRPr="00000000">
        <w:rPr>
          <w:rFonts w:ascii="Comfortaa" w:cs="Comfortaa" w:eastAsia="Comfortaa" w:hAnsi="Comfortaa"/>
          <w:b w:val="1"/>
          <w:rtl w:val="0"/>
        </w:rPr>
        <w:t xml:space="preserve">describe a record</w:t>
      </w:r>
      <w:r w:rsidDel="00000000" w:rsidR="00000000" w:rsidRPr="00000000">
        <w:rPr>
          <w:rFonts w:ascii="Times New Roman" w:cs="Times New Roman" w:eastAsia="Times New Roman" w:hAnsi="Times New Roman"/>
          <w:sz w:val="24"/>
          <w:szCs w:val="24"/>
          <w:highlight w:val="white"/>
          <w:rtl w:val="0"/>
        </w:rPr>
        <w:t xml:space="preserve"> that provides a measure of daily food and nutrient intake. Our approach includes the use of image analysis tools for identification and quantification of food that is consumed at a meal. We describe our approach to image analysis that includes the segmentation of food items, features used to identify foods, a method for automatic nutrition estimation, and our overall system architecture for collecting the food intake information.</w:t>
      </w:r>
    </w:p>
    <w:p w:rsidR="00000000" w:rsidDel="00000000" w:rsidP="00000000" w:rsidRDefault="00000000" w:rsidRPr="00000000" w14:paraId="0000005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pStyle w:val="Heading3"/>
        <w:rPr/>
      </w:pPr>
      <w:bookmarkStart w:colFirst="0" w:colLast="0" w:name="_v39sifo5uxh4" w:id="4"/>
      <w:bookmarkEnd w:id="4"/>
      <w:r w:rsidDel="00000000" w:rsidR="00000000" w:rsidRPr="00000000">
        <w:rPr>
          <w:rtl w:val="0"/>
        </w:rPr>
        <w:t xml:space="preserve">PURPOSE :</w:t>
      </w:r>
    </w:p>
    <w:p w:rsidR="00000000" w:rsidDel="00000000" w:rsidP="00000000" w:rsidRDefault="00000000" w:rsidRPr="00000000" w14:paraId="0000005C">
      <w:pPr>
        <w:rPr/>
      </w:pPr>
      <w:r w:rsidDel="00000000" w:rsidR="00000000" w:rsidRPr="00000000">
        <w:rPr>
          <w:rtl w:val="0"/>
        </w:rPr>
        <w:t xml:space="preserve">Measuring accurate dietary intake is considered to be an open research problem in the nutrition and health fields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pPr>
      <w:bookmarkStart w:colFirst="0" w:colLast="0" w:name="_qpambh5j0un3" w:id="5"/>
      <w:bookmarkEnd w:id="5"/>
      <w:r w:rsidDel="00000000" w:rsidR="00000000" w:rsidRPr="00000000">
        <w:rPr>
          <w:rtl w:val="0"/>
        </w:rPr>
        <w:t xml:space="preserve">LITERATURE SURVEY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xyffyox8ruqy" w:id="6"/>
      <w:bookmarkEnd w:id="6"/>
      <w:r w:rsidDel="00000000" w:rsidR="00000000" w:rsidRPr="00000000">
        <w:rPr>
          <w:rtl w:val="0"/>
        </w:rPr>
        <w:t xml:space="preserve">EXISTING PROBLEM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sz w:val="24"/>
          <w:szCs w:val="24"/>
          <w:highlight w:val="white"/>
        </w:rPr>
      </w:pPr>
      <w:r w:rsidDel="00000000" w:rsidR="00000000" w:rsidRPr="00000000">
        <w:rPr>
          <w:sz w:val="20"/>
          <w:szCs w:val="20"/>
          <w:highlight w:val="white"/>
          <w:rtl w:val="0"/>
        </w:rPr>
        <w:t xml:space="preserve">Due to the improvement in people’s standards of living, obesity rates are increasing at an alarming speed, and this is reflective to the risks in people’s health. People need to control their daily calorie intake by eating healthier foods, which is the most basic method to avoid obesity. However, although food packaging comes with nutrition (and calorie) labels, it’s still not very convenient for people to refer. Mobile-based nutrient dashboard systems which can analyses real time images of meal and analyze it for nutritional content can be very handy and improve the dietary habits, and therefore, result in healthy life.</w:t>
      </w:r>
      <w:r w:rsidDel="00000000" w:rsidR="00000000" w:rsidRPr="00000000">
        <w:rPr>
          <w:rtl w:val="0"/>
        </w:rPr>
      </w:r>
    </w:p>
    <w:p w:rsidR="00000000" w:rsidDel="00000000" w:rsidP="00000000" w:rsidRDefault="00000000" w:rsidRPr="00000000" w14:paraId="00000065">
      <w:pPr>
        <w:pStyle w:val="Heading3"/>
        <w:rPr/>
      </w:pPr>
      <w:bookmarkStart w:colFirst="0" w:colLast="0" w:name="_pmgfq2jqeoj6" w:id="7"/>
      <w:bookmarkEnd w:id="7"/>
      <w:r w:rsidDel="00000000" w:rsidR="00000000" w:rsidRPr="00000000">
        <w:rPr>
          <w:rtl w:val="0"/>
        </w:rPr>
        <w:t xml:space="preserve">PROPOSED SOLUTION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sz w:val="20"/>
          <w:szCs w:val="20"/>
          <w:highlight w:val="white"/>
          <w:rtl w:val="0"/>
        </w:rPr>
        <w:t xml:space="preserve">This project aims at building a web App which automatically estimate food attributes such as ingredients and nutritional value by classifying the input image of food. Our method employs IBM Watson food model for accurate food identification and Food API's to give nutritional value of the identified food.</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yusrhjk14kwh" w:id="8"/>
      <w:bookmarkEnd w:id="8"/>
      <w:r w:rsidDel="00000000" w:rsidR="00000000" w:rsidRPr="00000000">
        <w:rPr>
          <w:rtl w:val="0"/>
        </w:rPr>
        <w:t xml:space="preserve">THEORETICAL ANALYSIS: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jmffjxvv83td" w:id="9"/>
      <w:bookmarkEnd w:id="9"/>
      <w:r w:rsidDel="00000000" w:rsidR="00000000" w:rsidRPr="00000000">
        <w:rPr>
          <w:rtl w:val="0"/>
        </w:rPr>
        <w:t xml:space="preserve">BLOCK DIAGRAM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27432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rPr/>
      </w:pPr>
      <w:bookmarkStart w:colFirst="0" w:colLast="0" w:name="_74riu3kslyj6" w:id="10"/>
      <w:bookmarkEnd w:id="10"/>
      <w:r w:rsidDel="00000000" w:rsidR="00000000" w:rsidRPr="00000000">
        <w:rPr>
          <w:rtl w:val="0"/>
        </w:rPr>
        <w:t xml:space="preserve">HARDWARE AND SOFTWARE DESIGNING :</w:t>
      </w:r>
    </w:p>
    <w:p w:rsidR="00000000" w:rsidDel="00000000" w:rsidP="00000000" w:rsidRDefault="00000000" w:rsidRPr="00000000" w14:paraId="00000074">
      <w:pPr>
        <w:rPr/>
      </w:pPr>
      <w:r w:rsidDel="00000000" w:rsidR="00000000" w:rsidRPr="00000000">
        <w:rPr>
          <w:rtl w:val="0"/>
        </w:rPr>
        <w:t xml:space="preserve">This web app uses IBM WATSON visual recognition for recognising food images and NUTRITIONIX  API for returning nutritional values of food.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NODE RED is used for creating and designing web app for this service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Cloudant for Cloud services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TEXT TO SPEECH service from IBM</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rPr/>
      </w:pPr>
      <w:bookmarkStart w:colFirst="0" w:colLast="0" w:name="_9030w1m6v225" w:id="11"/>
      <w:bookmarkEnd w:id="11"/>
      <w:r w:rsidDel="00000000" w:rsidR="00000000" w:rsidRPr="00000000">
        <w:rPr>
          <w:rtl w:val="0"/>
        </w:rPr>
        <w:t xml:space="preserve">EXPERIMENTAL INVESTIGATIONS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rPr/>
      </w:pPr>
      <w:bookmarkStart w:colFirst="0" w:colLast="0" w:name="_s241r76kt8q5" w:id="12"/>
      <w:bookmarkEnd w:id="12"/>
      <w:r w:rsidDel="00000000" w:rsidR="00000000" w:rsidRPr="00000000">
        <w:rPr>
          <w:rtl w:val="0"/>
        </w:rPr>
        <w:t xml:space="preserve">IBM ACCOUNT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Create an IBM Cloud account and register for VISUAL RECOGNITION service, CLOUDANT, TEXT TO SPEECH service and NODE RED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pPr>
      <w:bookmarkStart w:colFirst="0" w:colLast="0" w:name="_y50tx19zowu3" w:id="13"/>
      <w:bookmarkEnd w:id="13"/>
      <w:r w:rsidDel="00000000" w:rsidR="00000000" w:rsidRPr="00000000">
        <w:rPr>
          <w:rtl w:val="0"/>
        </w:rPr>
        <w:t xml:space="preserve">NUTRITIONIX API:</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Create a registered account in this website and get API and URL information.With respect to the image identified by visual recognition service this API returns the nutritional values of the respective food item.</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bookmarkStart w:colFirst="0" w:colLast="0" w:name="_9vjpetdtdboi" w:id="14"/>
      <w:bookmarkEnd w:id="14"/>
      <w:r w:rsidDel="00000000" w:rsidR="00000000" w:rsidRPr="00000000">
        <w:rPr>
          <w:rtl w:val="0"/>
        </w:rPr>
        <w:t xml:space="preserve">VISUAL RECOGNITION: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Create a project and copy the classifier ID for food model and API details for accessing the service.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3"/>
        <w:rPr/>
      </w:pPr>
      <w:bookmarkStart w:colFirst="0" w:colLast="0" w:name="_6r8cr1jtfkya" w:id="15"/>
      <w:bookmarkEnd w:id="15"/>
      <w:r w:rsidDel="00000000" w:rsidR="00000000" w:rsidRPr="00000000">
        <w:rPr>
          <w:rtl w:val="0"/>
        </w:rPr>
        <w:t xml:space="preserve">TEXT TO SPEECH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name of the image uploaded by the user is identified by visual recognition service and the respective result is read out using TEXT TO SPEECH service from IBM.</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pPr>
      <w:bookmarkStart w:colFirst="0" w:colLast="0" w:name="_67824jpmkqyc" w:id="16"/>
      <w:bookmarkEnd w:id="16"/>
      <w:r w:rsidDel="00000000" w:rsidR="00000000" w:rsidRPr="00000000">
        <w:rPr>
          <w:rtl w:val="0"/>
        </w:rPr>
        <w:t xml:space="preserve">NODE RED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I have used NODE RED for developing the web app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NODE RED is used to create an environment for the user to upload a image and this image is transferred to VISUAL RECOGNITION service to identify its name which is read out by TEXT TO SPEECH service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name of the food is sent to NUTRITIONIX API and a function node to retrieve details from the API</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DASHBOARD node is used to display the values and SWITCH node for displaying fat and sugar warnings.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pPr>
      <w:bookmarkStart w:colFirst="0" w:colLast="0" w:name="_lntdzmkfmczz" w:id="17"/>
      <w:bookmarkEnd w:id="17"/>
      <w:r w:rsidDel="00000000" w:rsidR="00000000" w:rsidRPr="00000000">
        <w:rPr>
          <w:rtl w:val="0"/>
        </w:rPr>
        <w:t xml:space="preserve">FLOW CHART :</w:t>
      </w:r>
    </w:p>
    <w:p w:rsidR="00000000" w:rsidDel="00000000" w:rsidP="00000000" w:rsidRDefault="00000000" w:rsidRPr="00000000" w14:paraId="000000A1">
      <w:pPr>
        <w:rPr/>
      </w:pPr>
      <w:r w:rsidDel="00000000" w:rsidR="00000000" w:rsidRPr="00000000">
        <w:rPr/>
        <w:drawing>
          <wp:inline distB="114300" distT="114300" distL="114300" distR="114300">
            <wp:extent cx="5731200" cy="18034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rPr/>
      </w:pPr>
      <w:bookmarkStart w:colFirst="0" w:colLast="0" w:name="_thyse7vnnzxn" w:id="18"/>
      <w:bookmarkEnd w:id="18"/>
      <w:r w:rsidDel="00000000" w:rsidR="00000000" w:rsidRPr="00000000">
        <w:rPr>
          <w:rtl w:val="0"/>
        </w:rPr>
        <w:t xml:space="preserve">RESULT :</w:t>
      </w:r>
    </w:p>
    <w:p w:rsidR="00000000" w:rsidDel="00000000" w:rsidP="00000000" w:rsidRDefault="00000000" w:rsidRPr="00000000" w14:paraId="000000A3">
      <w:pPr>
        <w:rPr/>
      </w:pPr>
      <w:r w:rsidDel="00000000" w:rsidR="00000000" w:rsidRPr="00000000">
        <w:rPr/>
        <w:drawing>
          <wp:inline distB="114300" distT="114300" distL="114300" distR="114300">
            <wp:extent cx="5731200" cy="26543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26797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32258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pPr>
      <w:bookmarkStart w:colFirst="0" w:colLast="0" w:name="_18e437niqey" w:id="19"/>
      <w:bookmarkEnd w:id="19"/>
      <w:r w:rsidDel="00000000" w:rsidR="00000000" w:rsidRPr="00000000">
        <w:rPr>
          <w:rtl w:val="0"/>
        </w:rPr>
        <w:t xml:space="preserve">ADVANTAGES AND DISADVANTAGES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3"/>
        <w:rPr/>
      </w:pPr>
      <w:bookmarkStart w:colFirst="0" w:colLast="0" w:name="_9lxddeyxjup1" w:id="20"/>
      <w:bookmarkEnd w:id="20"/>
      <w:r w:rsidDel="00000000" w:rsidR="00000000" w:rsidRPr="00000000">
        <w:rPr>
          <w:rtl w:val="0"/>
        </w:rPr>
        <w:t xml:space="preserve">ADVANTAGES :</w:t>
      </w:r>
    </w:p>
    <w:p w:rsidR="00000000" w:rsidDel="00000000" w:rsidP="00000000" w:rsidRDefault="00000000" w:rsidRPr="00000000" w14:paraId="000000AC">
      <w:pPr>
        <w:numPr>
          <w:ilvl w:val="0"/>
          <w:numId w:val="3"/>
        </w:numPr>
        <w:ind w:left="1440" w:hanging="360"/>
        <w:rPr>
          <w:u w:val="none"/>
        </w:rPr>
      </w:pPr>
      <w:r w:rsidDel="00000000" w:rsidR="00000000" w:rsidRPr="00000000">
        <w:rPr>
          <w:rtl w:val="0"/>
        </w:rPr>
        <w:t xml:space="preserve">This web app saves time for the users it maintaining a nutritional diet</w:t>
      </w:r>
    </w:p>
    <w:p w:rsidR="00000000" w:rsidDel="00000000" w:rsidP="00000000" w:rsidRDefault="00000000" w:rsidRPr="00000000" w14:paraId="000000AD">
      <w:pPr>
        <w:ind w:left="1440" w:firstLine="0"/>
        <w:rPr/>
      </w:pPr>
      <w:r w:rsidDel="00000000" w:rsidR="00000000" w:rsidRPr="00000000">
        <w:rPr>
          <w:rtl w:val="0"/>
        </w:rPr>
      </w:r>
    </w:p>
    <w:p w:rsidR="00000000" w:rsidDel="00000000" w:rsidP="00000000" w:rsidRDefault="00000000" w:rsidRPr="00000000" w14:paraId="000000AE">
      <w:pPr>
        <w:numPr>
          <w:ilvl w:val="0"/>
          <w:numId w:val="3"/>
        </w:numPr>
        <w:ind w:left="1440" w:hanging="360"/>
        <w:rPr>
          <w:u w:val="none"/>
        </w:rPr>
      </w:pPr>
      <w:r w:rsidDel="00000000" w:rsidR="00000000" w:rsidRPr="00000000">
        <w:rPr>
          <w:rtl w:val="0"/>
        </w:rPr>
        <w:t xml:space="preserve">I have used an good api which updates in number of food items and increasing accuracy of nutritional; content</w:t>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numPr>
          <w:ilvl w:val="0"/>
          <w:numId w:val="3"/>
        </w:numPr>
        <w:ind w:left="1440" w:hanging="360"/>
        <w:rPr>
          <w:u w:val="none"/>
        </w:rPr>
      </w:pPr>
      <w:r w:rsidDel="00000000" w:rsidR="00000000" w:rsidRPr="00000000">
        <w:rPr>
          <w:rtl w:val="0"/>
        </w:rPr>
        <w:t xml:space="preserve">Simple UI</w:t>
      </w:r>
    </w:p>
    <w:p w:rsidR="00000000" w:rsidDel="00000000" w:rsidP="00000000" w:rsidRDefault="00000000" w:rsidRPr="00000000" w14:paraId="000000B1">
      <w:pPr>
        <w:ind w:left="1133.858267716535" w:firstLine="0"/>
        <w:rPr/>
      </w:pPr>
      <w:r w:rsidDel="00000000" w:rsidR="00000000" w:rsidRPr="00000000">
        <w:rPr>
          <w:rtl w:val="0"/>
        </w:rPr>
      </w:r>
    </w:p>
    <w:p w:rsidR="00000000" w:rsidDel="00000000" w:rsidP="00000000" w:rsidRDefault="00000000" w:rsidRPr="00000000" w14:paraId="000000B2">
      <w:pPr>
        <w:numPr>
          <w:ilvl w:val="0"/>
          <w:numId w:val="1"/>
        </w:numPr>
        <w:ind w:left="1440" w:hanging="360"/>
        <w:rPr>
          <w:u w:val="none"/>
        </w:rPr>
      </w:pPr>
      <w:r w:rsidDel="00000000" w:rsidR="00000000" w:rsidRPr="00000000">
        <w:rPr>
          <w:rtl w:val="0"/>
        </w:rPr>
        <w:t xml:space="preserve">Easy to use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pPr>
      <w:bookmarkStart w:colFirst="0" w:colLast="0" w:name="_qhah2rn37u5t" w:id="21"/>
      <w:bookmarkEnd w:id="21"/>
      <w:r w:rsidDel="00000000" w:rsidR="00000000" w:rsidRPr="00000000">
        <w:rPr>
          <w:rtl w:val="0"/>
        </w:rPr>
        <w:t xml:space="preserve">DISADVANTAGES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Accuracy is low for some types of food</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rPr/>
      </w:pPr>
      <w:bookmarkStart w:colFirst="0" w:colLast="0" w:name="_ef4f3urqp4xi" w:id="22"/>
      <w:bookmarkEnd w:id="22"/>
      <w:r w:rsidDel="00000000" w:rsidR="00000000" w:rsidRPr="00000000">
        <w:rPr>
          <w:rtl w:val="0"/>
        </w:rPr>
        <w:t xml:space="preserve">APPLICATIONS :</w:t>
      </w:r>
    </w:p>
    <w:p w:rsidR="00000000" w:rsidDel="00000000" w:rsidP="00000000" w:rsidRDefault="00000000" w:rsidRPr="00000000" w14:paraId="000000BA">
      <w:pPr>
        <w:rPr/>
      </w:pPr>
      <w:r w:rsidDel="00000000" w:rsidR="00000000" w:rsidRPr="00000000">
        <w:rPr>
          <w:rtl w:val="0"/>
        </w:rPr>
        <w:t xml:space="preserve">Measuring accurate dietary intake is considered to be an open research problem in the nutrition and health fields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This is can be used by gyms,fitness studio,Fitness Centers,Hospitals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rPr/>
      </w:pPr>
      <w:bookmarkStart w:colFirst="0" w:colLast="0" w:name="_qybzg4j9yhbq" w:id="23"/>
      <w:bookmarkEnd w:id="23"/>
      <w:r w:rsidDel="00000000" w:rsidR="00000000" w:rsidRPr="00000000">
        <w:rPr>
          <w:rtl w:val="0"/>
        </w:rPr>
        <w:t xml:space="preserve">CONCLUSION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Using this webapp user can have constant track of what are eating by which there might be reduction of obesity cases and malnutrition cases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pPr>
      <w:bookmarkStart w:colFirst="0" w:colLast="0" w:name="_59avo0go32ku" w:id="24"/>
      <w:bookmarkEnd w:id="24"/>
      <w:r w:rsidDel="00000000" w:rsidR="00000000" w:rsidRPr="00000000">
        <w:rPr>
          <w:rtl w:val="0"/>
        </w:rPr>
        <w:t xml:space="preserve">FUTURE SCOPE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This can be even more upgraded by creating a login page and connecting it to mysql/mongodb so that the web app itself keeps track of the user's nutrition intake.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Developing it evenmore for recognising volume of foods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rPr/>
      </w:pPr>
      <w:bookmarkStart w:colFirst="0" w:colLast="0" w:name="_bn2qvd2jbtj3" w:id="25"/>
      <w:bookmarkEnd w:id="25"/>
      <w:r w:rsidDel="00000000" w:rsidR="00000000" w:rsidRPr="00000000">
        <w:rPr>
          <w:rtl w:val="0"/>
        </w:rPr>
        <w:t xml:space="preserve">BIBLIOGRAPHY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hyperlink r:id="rId11">
        <w:r w:rsidDel="00000000" w:rsidR="00000000" w:rsidRPr="00000000">
          <w:rPr>
            <w:color w:val="1155cc"/>
            <w:u w:val="single"/>
            <w:rtl w:val="0"/>
          </w:rPr>
          <w:t xml:space="preserve">https://smartinternz.com//ibm-project/55</w:t>
        </w:r>
      </w:hyperlink>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hyperlink r:id="rId12">
        <w:r w:rsidDel="00000000" w:rsidR="00000000" w:rsidRPr="00000000">
          <w:rPr>
            <w:color w:val="1155cc"/>
            <w:u w:val="single"/>
            <w:rtl w:val="0"/>
          </w:rPr>
          <w:t xml:space="preserve">https://github.com/IBM/watson-calorie-counter/blob/master/README.md</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hyperlink r:id="rId13">
        <w:r w:rsidDel="00000000" w:rsidR="00000000" w:rsidRPr="00000000">
          <w:rPr>
            <w:color w:val="1155cc"/>
            <w:u w:val="single"/>
            <w:rtl w:val="0"/>
          </w:rPr>
          <w:t xml:space="preserve">https://github.com/johnwalicki/Node-RED-Twitter-Workshop</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rPr/>
      </w:pPr>
      <w:bookmarkStart w:colFirst="0" w:colLast="0" w:name="_9su9wuov5pej" w:id="26"/>
      <w:bookmarkEnd w:id="26"/>
      <w:r w:rsidDel="00000000" w:rsidR="00000000" w:rsidRPr="00000000">
        <w:rPr>
          <w:rtl w:val="0"/>
        </w:rPr>
        <w:t xml:space="preserve">APPENDIX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rPr/>
      </w:pPr>
      <w:bookmarkStart w:colFirst="0" w:colLast="0" w:name="_ai4mv59p1jph" w:id="27"/>
      <w:bookmarkEnd w:id="27"/>
      <w:r w:rsidDel="00000000" w:rsidR="00000000" w:rsidRPr="00000000">
        <w:rPr>
          <w:rtl w:val="0"/>
        </w:rPr>
        <w:t xml:space="preserve">SOURCE CODE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rtl w:val="0"/>
        </w:rPr>
        <w:t xml:space="preserve">[</w:t>
      </w:r>
    </w:p>
    <w:p w:rsidR="00000000" w:rsidDel="00000000" w:rsidP="00000000" w:rsidRDefault="00000000" w:rsidRPr="00000000" w14:paraId="000000F2">
      <w:pPr>
        <w:spacing w:after="240" w:before="240" w:lineRule="auto"/>
        <w:rPr/>
      </w:pPr>
      <w:r w:rsidDel="00000000" w:rsidR="00000000" w:rsidRPr="00000000">
        <w:rPr>
          <w:rtl w:val="0"/>
        </w:rPr>
        <w:tab/>
        <w:t xml:space="preserve">{</w:t>
      </w:r>
    </w:p>
    <w:p w:rsidR="00000000" w:rsidDel="00000000" w:rsidP="00000000" w:rsidRDefault="00000000" w:rsidRPr="00000000" w14:paraId="000000F3">
      <w:pPr>
        <w:spacing w:after="240" w:before="240" w:lineRule="auto"/>
        <w:rPr/>
      </w:pPr>
      <w:r w:rsidDel="00000000" w:rsidR="00000000" w:rsidRPr="00000000">
        <w:rPr>
          <w:rtl w:val="0"/>
        </w:rPr>
        <w:t xml:space="preserve">        "id": "c47f54b.54c01a8",</w:t>
      </w:r>
    </w:p>
    <w:p w:rsidR="00000000" w:rsidDel="00000000" w:rsidP="00000000" w:rsidRDefault="00000000" w:rsidRPr="00000000" w14:paraId="000000F4">
      <w:pPr>
        <w:spacing w:after="240" w:before="240" w:lineRule="auto"/>
        <w:rPr/>
      </w:pPr>
      <w:r w:rsidDel="00000000" w:rsidR="00000000" w:rsidRPr="00000000">
        <w:rPr>
          <w:rtl w:val="0"/>
        </w:rPr>
        <w:t xml:space="preserve">        "type": "tab",</w:t>
      </w:r>
    </w:p>
    <w:p w:rsidR="00000000" w:rsidDel="00000000" w:rsidP="00000000" w:rsidRDefault="00000000" w:rsidRPr="00000000" w14:paraId="000000F5">
      <w:pPr>
        <w:spacing w:after="240" w:before="240" w:lineRule="auto"/>
        <w:rPr/>
      </w:pPr>
      <w:r w:rsidDel="00000000" w:rsidR="00000000" w:rsidRPr="00000000">
        <w:rPr>
          <w:rtl w:val="0"/>
        </w:rPr>
        <w:t xml:space="preserve">        "label": "Food Analysis",</w:t>
      </w:r>
    </w:p>
    <w:p w:rsidR="00000000" w:rsidDel="00000000" w:rsidP="00000000" w:rsidRDefault="00000000" w:rsidRPr="00000000" w14:paraId="000000F6">
      <w:pPr>
        <w:spacing w:after="240" w:before="240" w:lineRule="auto"/>
        <w:rPr/>
      </w:pPr>
      <w:r w:rsidDel="00000000" w:rsidR="00000000" w:rsidRPr="00000000">
        <w:rPr>
          <w:rtl w:val="0"/>
        </w:rPr>
        <w:t xml:space="preserve">        "disabled": false,</w:t>
      </w:r>
    </w:p>
    <w:p w:rsidR="00000000" w:rsidDel="00000000" w:rsidP="00000000" w:rsidRDefault="00000000" w:rsidRPr="00000000" w14:paraId="000000F7">
      <w:pPr>
        <w:spacing w:after="240" w:before="240" w:lineRule="auto"/>
        <w:rPr/>
      </w:pPr>
      <w:r w:rsidDel="00000000" w:rsidR="00000000" w:rsidRPr="00000000">
        <w:rPr>
          <w:rtl w:val="0"/>
        </w:rPr>
        <w:t xml:space="preserve">        "info": ""</w:t>
      </w:r>
    </w:p>
    <w:p w:rsidR="00000000" w:rsidDel="00000000" w:rsidP="00000000" w:rsidRDefault="00000000" w:rsidRPr="00000000" w14:paraId="000000F8">
      <w:pPr>
        <w:spacing w:after="240" w:before="240" w:lineRule="auto"/>
        <w:rPr/>
      </w:pPr>
      <w:r w:rsidDel="00000000" w:rsidR="00000000" w:rsidRPr="00000000">
        <w:rPr>
          <w:rtl w:val="0"/>
        </w:rPr>
        <w:tab/>
        <w:t xml:space="preserve">},</w:t>
      </w:r>
    </w:p>
    <w:p w:rsidR="00000000" w:rsidDel="00000000" w:rsidP="00000000" w:rsidRDefault="00000000" w:rsidRPr="00000000" w14:paraId="000000F9">
      <w:pPr>
        <w:spacing w:after="240" w:before="240" w:lineRule="auto"/>
        <w:rPr/>
      </w:pPr>
      <w:r w:rsidDel="00000000" w:rsidR="00000000" w:rsidRPr="00000000">
        <w:rPr>
          <w:rtl w:val="0"/>
        </w:rPr>
        <w:tab/>
        <w:t xml:space="preserve">{</w:t>
      </w:r>
    </w:p>
    <w:p w:rsidR="00000000" w:rsidDel="00000000" w:rsidP="00000000" w:rsidRDefault="00000000" w:rsidRPr="00000000" w14:paraId="000000FA">
      <w:pPr>
        <w:spacing w:after="240" w:before="240" w:lineRule="auto"/>
        <w:rPr/>
      </w:pPr>
      <w:r w:rsidDel="00000000" w:rsidR="00000000" w:rsidRPr="00000000">
        <w:rPr>
          <w:rtl w:val="0"/>
        </w:rPr>
        <w:t xml:space="preserve">        "id": "8d203d48.348cf",</w:t>
      </w:r>
    </w:p>
    <w:p w:rsidR="00000000" w:rsidDel="00000000" w:rsidP="00000000" w:rsidRDefault="00000000" w:rsidRPr="00000000" w14:paraId="000000FB">
      <w:pPr>
        <w:spacing w:after="240" w:before="240" w:lineRule="auto"/>
        <w:rPr/>
      </w:pPr>
      <w:r w:rsidDel="00000000" w:rsidR="00000000" w:rsidRPr="00000000">
        <w:rPr>
          <w:rtl w:val="0"/>
        </w:rPr>
        <w:t xml:space="preserve">        "type": "watson-text-to-speech",</w:t>
      </w:r>
    </w:p>
    <w:p w:rsidR="00000000" w:rsidDel="00000000" w:rsidP="00000000" w:rsidRDefault="00000000" w:rsidRPr="00000000" w14:paraId="000000FC">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0FD">
      <w:pPr>
        <w:spacing w:after="240" w:before="240" w:lineRule="auto"/>
        <w:rPr/>
      </w:pPr>
      <w:r w:rsidDel="00000000" w:rsidR="00000000" w:rsidRPr="00000000">
        <w:rPr>
          <w:rtl w:val="0"/>
        </w:rPr>
        <w:t xml:space="preserve">        "name": "",</w:t>
      </w:r>
    </w:p>
    <w:p w:rsidR="00000000" w:rsidDel="00000000" w:rsidP="00000000" w:rsidRDefault="00000000" w:rsidRPr="00000000" w14:paraId="000000FE">
      <w:pPr>
        <w:spacing w:after="240" w:before="240" w:lineRule="auto"/>
        <w:rPr/>
      </w:pPr>
      <w:r w:rsidDel="00000000" w:rsidR="00000000" w:rsidRPr="00000000">
        <w:rPr>
          <w:rtl w:val="0"/>
        </w:rPr>
        <w:t xml:space="preserve">        "lang": "en-GB",</w:t>
      </w:r>
    </w:p>
    <w:p w:rsidR="00000000" w:rsidDel="00000000" w:rsidP="00000000" w:rsidRDefault="00000000" w:rsidRPr="00000000" w14:paraId="000000FF">
      <w:pPr>
        <w:spacing w:after="240" w:before="240" w:lineRule="auto"/>
        <w:rPr/>
      </w:pPr>
      <w:r w:rsidDel="00000000" w:rsidR="00000000" w:rsidRPr="00000000">
        <w:rPr>
          <w:rtl w:val="0"/>
        </w:rPr>
        <w:t xml:space="preserve">        "langhidden": "en-GB",</w:t>
      </w:r>
    </w:p>
    <w:p w:rsidR="00000000" w:rsidDel="00000000" w:rsidP="00000000" w:rsidRDefault="00000000" w:rsidRPr="00000000" w14:paraId="00000100">
      <w:pPr>
        <w:spacing w:after="240" w:before="240" w:lineRule="auto"/>
        <w:rPr/>
      </w:pPr>
      <w:r w:rsidDel="00000000" w:rsidR="00000000" w:rsidRPr="00000000">
        <w:rPr>
          <w:rtl w:val="0"/>
        </w:rPr>
        <w:t xml:space="preserve">        "langcustom": "NoCustomisationSetting",</w:t>
      </w:r>
    </w:p>
    <w:p w:rsidR="00000000" w:rsidDel="00000000" w:rsidP="00000000" w:rsidRDefault="00000000" w:rsidRPr="00000000" w14:paraId="00000101">
      <w:pPr>
        <w:spacing w:after="240" w:before="240" w:lineRule="auto"/>
        <w:rPr/>
      </w:pPr>
      <w:r w:rsidDel="00000000" w:rsidR="00000000" w:rsidRPr="00000000">
        <w:rPr>
          <w:rtl w:val="0"/>
        </w:rPr>
        <w:t xml:space="preserve">        "langcustomhidden": "",</w:t>
      </w:r>
    </w:p>
    <w:p w:rsidR="00000000" w:rsidDel="00000000" w:rsidP="00000000" w:rsidRDefault="00000000" w:rsidRPr="00000000" w14:paraId="00000102">
      <w:pPr>
        <w:spacing w:after="240" w:before="240" w:lineRule="auto"/>
        <w:rPr/>
      </w:pPr>
      <w:r w:rsidDel="00000000" w:rsidR="00000000" w:rsidRPr="00000000">
        <w:rPr>
          <w:rtl w:val="0"/>
        </w:rPr>
        <w:t xml:space="preserve">        "voice": "en-GB_JamesV3Voice",</w:t>
      </w:r>
    </w:p>
    <w:p w:rsidR="00000000" w:rsidDel="00000000" w:rsidP="00000000" w:rsidRDefault="00000000" w:rsidRPr="00000000" w14:paraId="00000103">
      <w:pPr>
        <w:spacing w:after="240" w:before="240" w:lineRule="auto"/>
        <w:rPr/>
      </w:pPr>
      <w:r w:rsidDel="00000000" w:rsidR="00000000" w:rsidRPr="00000000">
        <w:rPr>
          <w:rtl w:val="0"/>
        </w:rPr>
        <w:t xml:space="preserve">        "voicehidden": "en-GB_JamesV3Voice",</w:t>
      </w:r>
    </w:p>
    <w:p w:rsidR="00000000" w:rsidDel="00000000" w:rsidP="00000000" w:rsidRDefault="00000000" w:rsidRPr="00000000" w14:paraId="00000104">
      <w:pPr>
        <w:spacing w:after="240" w:before="240" w:lineRule="auto"/>
        <w:rPr/>
      </w:pPr>
      <w:r w:rsidDel="00000000" w:rsidR="00000000" w:rsidRPr="00000000">
        <w:rPr>
          <w:rtl w:val="0"/>
        </w:rPr>
        <w:t xml:space="preserve">        "format": "audio/wav",</w:t>
      </w:r>
    </w:p>
    <w:p w:rsidR="00000000" w:rsidDel="00000000" w:rsidP="00000000" w:rsidRDefault="00000000" w:rsidRPr="00000000" w14:paraId="00000105">
      <w:pPr>
        <w:spacing w:after="240" w:before="240" w:lineRule="auto"/>
        <w:rPr/>
      </w:pPr>
      <w:r w:rsidDel="00000000" w:rsidR="00000000" w:rsidRPr="00000000">
        <w:rPr>
          <w:rtl w:val="0"/>
        </w:rPr>
        <w:t xml:space="preserve">        "password": "",</w:t>
      </w:r>
    </w:p>
    <w:p w:rsidR="00000000" w:rsidDel="00000000" w:rsidP="00000000" w:rsidRDefault="00000000" w:rsidRPr="00000000" w14:paraId="00000106">
      <w:pPr>
        <w:spacing w:after="240" w:before="240" w:lineRule="auto"/>
        <w:rPr/>
      </w:pPr>
      <w:r w:rsidDel="00000000" w:rsidR="00000000" w:rsidRPr="00000000">
        <w:rPr>
          <w:rtl w:val="0"/>
        </w:rPr>
        <w:t xml:space="preserve">        "apikey": "VmUztwtbPbk4y7_J5WuYzdukrRLOSLlas47V6EkOpIPt",</w:t>
      </w:r>
    </w:p>
    <w:p w:rsidR="00000000" w:rsidDel="00000000" w:rsidP="00000000" w:rsidRDefault="00000000" w:rsidRPr="00000000" w14:paraId="00000107">
      <w:pPr>
        <w:spacing w:after="240" w:before="240" w:lineRule="auto"/>
        <w:rPr/>
      </w:pPr>
      <w:r w:rsidDel="00000000" w:rsidR="00000000" w:rsidRPr="00000000">
        <w:rPr>
          <w:rtl w:val="0"/>
        </w:rPr>
        <w:t xml:space="preserve">        "payload-response": false,</w:t>
      </w:r>
    </w:p>
    <w:p w:rsidR="00000000" w:rsidDel="00000000" w:rsidP="00000000" w:rsidRDefault="00000000" w:rsidRPr="00000000" w14:paraId="00000108">
      <w:pPr>
        <w:spacing w:after="240" w:before="240" w:lineRule="auto"/>
        <w:rPr/>
      </w:pPr>
      <w:r w:rsidDel="00000000" w:rsidR="00000000" w:rsidRPr="00000000">
        <w:rPr>
          <w:rtl w:val="0"/>
        </w:rPr>
        <w:t xml:space="preserve">        "service-endpoint": "https://api.eu-gb.text-to-speech.watson.cloud.ibm.com/instances/c1e1851e-7108-40cd-84fa-bd25705a173a",</w:t>
      </w:r>
    </w:p>
    <w:p w:rsidR="00000000" w:rsidDel="00000000" w:rsidP="00000000" w:rsidRDefault="00000000" w:rsidRPr="00000000" w14:paraId="00000109">
      <w:pPr>
        <w:spacing w:after="240" w:before="240" w:lineRule="auto"/>
        <w:rPr/>
      </w:pPr>
      <w:r w:rsidDel="00000000" w:rsidR="00000000" w:rsidRPr="00000000">
        <w:rPr>
          <w:rtl w:val="0"/>
        </w:rPr>
        <w:t xml:space="preserve">    </w:t>
        <w:tab/>
        <w:t xml:space="preserve">"x": 620,</w:t>
      </w:r>
    </w:p>
    <w:p w:rsidR="00000000" w:rsidDel="00000000" w:rsidP="00000000" w:rsidRDefault="00000000" w:rsidRPr="00000000" w14:paraId="0000010A">
      <w:pPr>
        <w:spacing w:after="240" w:before="240" w:lineRule="auto"/>
        <w:rPr/>
      </w:pPr>
      <w:r w:rsidDel="00000000" w:rsidR="00000000" w:rsidRPr="00000000">
        <w:rPr>
          <w:rtl w:val="0"/>
        </w:rPr>
        <w:t xml:space="preserve">    </w:t>
        <w:tab/>
        <w:t xml:space="preserve">"y": 260,</w:t>
      </w:r>
    </w:p>
    <w:p w:rsidR="00000000" w:rsidDel="00000000" w:rsidP="00000000" w:rsidRDefault="00000000" w:rsidRPr="00000000" w14:paraId="0000010B">
      <w:pPr>
        <w:spacing w:after="240" w:before="240" w:lineRule="auto"/>
        <w:rPr/>
      </w:pPr>
      <w:r w:rsidDel="00000000" w:rsidR="00000000" w:rsidRPr="00000000">
        <w:rPr>
          <w:rtl w:val="0"/>
        </w:rPr>
        <w:t xml:space="preserve">        "wires": [</w:t>
      </w:r>
    </w:p>
    <w:p w:rsidR="00000000" w:rsidDel="00000000" w:rsidP="00000000" w:rsidRDefault="00000000" w:rsidRPr="00000000" w14:paraId="0000010C">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0D">
      <w:pPr>
        <w:spacing w:after="240" w:before="240" w:lineRule="auto"/>
        <w:rPr/>
      </w:pPr>
      <w:r w:rsidDel="00000000" w:rsidR="00000000" w:rsidRPr="00000000">
        <w:rPr>
          <w:rtl w:val="0"/>
        </w:rPr>
        <w:t xml:space="preserve">                "fe5dafe.c4e8e5"</w:t>
      </w:r>
    </w:p>
    <w:p w:rsidR="00000000" w:rsidDel="00000000" w:rsidP="00000000" w:rsidRDefault="00000000" w:rsidRPr="00000000" w14:paraId="0000010E">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0F">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10">
      <w:pPr>
        <w:spacing w:after="240" w:before="240" w:lineRule="auto"/>
        <w:rPr/>
      </w:pPr>
      <w:r w:rsidDel="00000000" w:rsidR="00000000" w:rsidRPr="00000000">
        <w:rPr>
          <w:rtl w:val="0"/>
        </w:rPr>
        <w:tab/>
        <w:t xml:space="preserve">},</w:t>
      </w:r>
    </w:p>
    <w:p w:rsidR="00000000" w:rsidDel="00000000" w:rsidP="00000000" w:rsidRDefault="00000000" w:rsidRPr="00000000" w14:paraId="00000111">
      <w:pPr>
        <w:spacing w:after="240" w:before="240" w:lineRule="auto"/>
        <w:rPr/>
      </w:pPr>
      <w:r w:rsidDel="00000000" w:rsidR="00000000" w:rsidRPr="00000000">
        <w:rPr>
          <w:rtl w:val="0"/>
        </w:rPr>
        <w:tab/>
        <w:t xml:space="preserve">{</w:t>
      </w:r>
    </w:p>
    <w:p w:rsidR="00000000" w:rsidDel="00000000" w:rsidP="00000000" w:rsidRDefault="00000000" w:rsidRPr="00000000" w14:paraId="00000112">
      <w:pPr>
        <w:spacing w:after="240" w:before="240" w:lineRule="auto"/>
        <w:rPr/>
      </w:pPr>
      <w:r w:rsidDel="00000000" w:rsidR="00000000" w:rsidRPr="00000000">
        <w:rPr>
          <w:rtl w:val="0"/>
        </w:rPr>
        <w:t xml:space="preserve">        "id": "fe5dafe.c4e8e5",</w:t>
      </w:r>
    </w:p>
    <w:p w:rsidR="00000000" w:rsidDel="00000000" w:rsidP="00000000" w:rsidRDefault="00000000" w:rsidRPr="00000000" w14:paraId="00000113">
      <w:pPr>
        <w:spacing w:after="240" w:before="240" w:lineRule="auto"/>
        <w:rPr/>
      </w:pPr>
      <w:r w:rsidDel="00000000" w:rsidR="00000000" w:rsidRPr="00000000">
        <w:rPr>
          <w:rtl w:val="0"/>
        </w:rPr>
        <w:t xml:space="preserve">        "type": "ui_audio",</w:t>
      </w:r>
    </w:p>
    <w:p w:rsidR="00000000" w:rsidDel="00000000" w:rsidP="00000000" w:rsidRDefault="00000000" w:rsidRPr="00000000" w14:paraId="00000114">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115">
      <w:pPr>
        <w:spacing w:after="240" w:before="240" w:lineRule="auto"/>
        <w:rPr/>
      </w:pPr>
      <w:r w:rsidDel="00000000" w:rsidR="00000000" w:rsidRPr="00000000">
        <w:rPr>
          <w:rtl w:val="0"/>
        </w:rPr>
        <w:t xml:space="preserve">        "name": "",</w:t>
      </w:r>
    </w:p>
    <w:p w:rsidR="00000000" w:rsidDel="00000000" w:rsidP="00000000" w:rsidRDefault="00000000" w:rsidRPr="00000000" w14:paraId="00000116">
      <w:pPr>
        <w:spacing w:after="240" w:before="240" w:lineRule="auto"/>
        <w:rPr/>
      </w:pPr>
      <w:r w:rsidDel="00000000" w:rsidR="00000000" w:rsidRPr="00000000">
        <w:rPr>
          <w:rtl w:val="0"/>
        </w:rPr>
        <w:t xml:space="preserve">        "group": "b0b21dbd.58ccd",</w:t>
      </w:r>
    </w:p>
    <w:p w:rsidR="00000000" w:rsidDel="00000000" w:rsidP="00000000" w:rsidRDefault="00000000" w:rsidRPr="00000000" w14:paraId="00000117">
      <w:pPr>
        <w:spacing w:after="240" w:before="240" w:lineRule="auto"/>
        <w:rPr/>
      </w:pPr>
      <w:r w:rsidDel="00000000" w:rsidR="00000000" w:rsidRPr="00000000">
        <w:rPr>
          <w:rtl w:val="0"/>
        </w:rPr>
        <w:t xml:space="preserve">        "voice": "Microsoft David Desktop - English (United States)",</w:t>
      </w:r>
    </w:p>
    <w:p w:rsidR="00000000" w:rsidDel="00000000" w:rsidP="00000000" w:rsidRDefault="00000000" w:rsidRPr="00000000" w14:paraId="00000118">
      <w:pPr>
        <w:spacing w:after="240" w:before="240" w:lineRule="auto"/>
        <w:rPr/>
      </w:pPr>
      <w:r w:rsidDel="00000000" w:rsidR="00000000" w:rsidRPr="00000000">
        <w:rPr>
          <w:rtl w:val="0"/>
        </w:rPr>
        <w:t xml:space="preserve">        "always": "",</w:t>
      </w:r>
    </w:p>
    <w:p w:rsidR="00000000" w:rsidDel="00000000" w:rsidP="00000000" w:rsidRDefault="00000000" w:rsidRPr="00000000" w14:paraId="00000119">
      <w:pPr>
        <w:spacing w:after="240" w:before="240" w:lineRule="auto"/>
        <w:rPr/>
      </w:pPr>
      <w:r w:rsidDel="00000000" w:rsidR="00000000" w:rsidRPr="00000000">
        <w:rPr>
          <w:rtl w:val="0"/>
        </w:rPr>
        <w:t xml:space="preserve">    </w:t>
        <w:tab/>
        <w:t xml:space="preserve">"x": 800,</w:t>
      </w:r>
    </w:p>
    <w:p w:rsidR="00000000" w:rsidDel="00000000" w:rsidP="00000000" w:rsidRDefault="00000000" w:rsidRPr="00000000" w14:paraId="0000011A">
      <w:pPr>
        <w:spacing w:after="240" w:before="240" w:lineRule="auto"/>
        <w:rPr/>
      </w:pPr>
      <w:r w:rsidDel="00000000" w:rsidR="00000000" w:rsidRPr="00000000">
        <w:rPr>
          <w:rtl w:val="0"/>
        </w:rPr>
        <w:t xml:space="preserve">    </w:t>
        <w:tab/>
        <w:t xml:space="preserve">"y": 260,</w:t>
      </w:r>
    </w:p>
    <w:p w:rsidR="00000000" w:rsidDel="00000000" w:rsidP="00000000" w:rsidRDefault="00000000" w:rsidRPr="00000000" w14:paraId="0000011B">
      <w:pPr>
        <w:spacing w:after="240" w:before="240" w:lineRule="auto"/>
        <w:rPr/>
      </w:pPr>
      <w:r w:rsidDel="00000000" w:rsidR="00000000" w:rsidRPr="00000000">
        <w:rPr>
          <w:rtl w:val="0"/>
        </w:rPr>
        <w:t xml:space="preserve">        "wires": []</w:t>
      </w:r>
    </w:p>
    <w:p w:rsidR="00000000" w:rsidDel="00000000" w:rsidP="00000000" w:rsidRDefault="00000000" w:rsidRPr="00000000" w14:paraId="0000011C">
      <w:pPr>
        <w:spacing w:after="240" w:before="240" w:lineRule="auto"/>
        <w:rPr/>
      </w:pPr>
      <w:r w:rsidDel="00000000" w:rsidR="00000000" w:rsidRPr="00000000">
        <w:rPr>
          <w:rtl w:val="0"/>
        </w:rPr>
        <w:tab/>
        <w:t xml:space="preserve">},</w:t>
      </w:r>
    </w:p>
    <w:p w:rsidR="00000000" w:rsidDel="00000000" w:rsidP="00000000" w:rsidRDefault="00000000" w:rsidRPr="00000000" w14:paraId="0000011D">
      <w:pPr>
        <w:spacing w:after="240" w:before="240" w:lineRule="auto"/>
        <w:rPr/>
      </w:pPr>
      <w:r w:rsidDel="00000000" w:rsidR="00000000" w:rsidRPr="00000000">
        <w:rPr>
          <w:rtl w:val="0"/>
        </w:rPr>
        <w:tab/>
        <w:t xml:space="preserve">{</w:t>
      </w:r>
    </w:p>
    <w:p w:rsidR="00000000" w:rsidDel="00000000" w:rsidP="00000000" w:rsidRDefault="00000000" w:rsidRPr="00000000" w14:paraId="0000011E">
      <w:pPr>
        <w:spacing w:after="240" w:before="240" w:lineRule="auto"/>
        <w:rPr/>
      </w:pPr>
      <w:r w:rsidDel="00000000" w:rsidR="00000000" w:rsidRPr="00000000">
        <w:rPr>
          <w:rtl w:val="0"/>
        </w:rPr>
        <w:t xml:space="preserve">    </w:t>
        <w:tab/>
        <w:t xml:space="preserve">"id": "cdcd2de1.1efdd",</w:t>
      </w:r>
    </w:p>
    <w:p w:rsidR="00000000" w:rsidDel="00000000" w:rsidP="00000000" w:rsidRDefault="00000000" w:rsidRPr="00000000" w14:paraId="0000011F">
      <w:pPr>
        <w:spacing w:after="240" w:before="240" w:lineRule="auto"/>
        <w:rPr/>
      </w:pPr>
      <w:r w:rsidDel="00000000" w:rsidR="00000000" w:rsidRPr="00000000">
        <w:rPr>
          <w:rtl w:val="0"/>
        </w:rPr>
        <w:t xml:space="preserve">        "type": "change",</w:t>
      </w:r>
    </w:p>
    <w:p w:rsidR="00000000" w:rsidDel="00000000" w:rsidP="00000000" w:rsidRDefault="00000000" w:rsidRPr="00000000" w14:paraId="00000120">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121">
      <w:pPr>
        <w:spacing w:after="240" w:before="240" w:lineRule="auto"/>
        <w:rPr/>
      </w:pPr>
      <w:r w:rsidDel="00000000" w:rsidR="00000000" w:rsidRPr="00000000">
        <w:rPr>
          <w:rtl w:val="0"/>
        </w:rPr>
        <w:t xml:space="preserve">        "name": "Food classification",</w:t>
      </w:r>
    </w:p>
    <w:p w:rsidR="00000000" w:rsidDel="00000000" w:rsidP="00000000" w:rsidRDefault="00000000" w:rsidRPr="00000000" w14:paraId="00000122">
      <w:pPr>
        <w:spacing w:after="240" w:before="240" w:lineRule="auto"/>
        <w:rPr/>
      </w:pPr>
      <w:r w:rsidDel="00000000" w:rsidR="00000000" w:rsidRPr="00000000">
        <w:rPr>
          <w:rtl w:val="0"/>
        </w:rPr>
        <w:t xml:space="preserve">        "rules": [</w:t>
      </w:r>
    </w:p>
    <w:p w:rsidR="00000000" w:rsidDel="00000000" w:rsidP="00000000" w:rsidRDefault="00000000" w:rsidRPr="00000000" w14:paraId="00000123">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24">
      <w:pPr>
        <w:spacing w:after="240" w:before="240" w:lineRule="auto"/>
        <w:rPr/>
      </w:pPr>
      <w:r w:rsidDel="00000000" w:rsidR="00000000" w:rsidRPr="00000000">
        <w:rPr>
          <w:rtl w:val="0"/>
        </w:rPr>
        <w:t xml:space="preserve">                "t": "set",</w:t>
      </w:r>
    </w:p>
    <w:p w:rsidR="00000000" w:rsidDel="00000000" w:rsidP="00000000" w:rsidRDefault="00000000" w:rsidRPr="00000000" w14:paraId="00000125">
      <w:pPr>
        <w:spacing w:after="240" w:before="240" w:lineRule="auto"/>
        <w:rPr/>
      </w:pPr>
      <w:r w:rsidDel="00000000" w:rsidR="00000000" w:rsidRPr="00000000">
        <w:rPr>
          <w:rtl w:val="0"/>
        </w:rPr>
        <w:t xml:space="preserve">                "p": "food",</w:t>
      </w:r>
    </w:p>
    <w:p w:rsidR="00000000" w:rsidDel="00000000" w:rsidP="00000000" w:rsidRDefault="00000000" w:rsidRPr="00000000" w14:paraId="00000126">
      <w:pPr>
        <w:spacing w:after="240" w:before="240" w:lineRule="auto"/>
        <w:rPr/>
      </w:pPr>
      <w:r w:rsidDel="00000000" w:rsidR="00000000" w:rsidRPr="00000000">
        <w:rPr>
          <w:rtl w:val="0"/>
        </w:rPr>
        <w:t xml:space="preserve">                "pt": "msg",</w:t>
      </w:r>
    </w:p>
    <w:p w:rsidR="00000000" w:rsidDel="00000000" w:rsidP="00000000" w:rsidRDefault="00000000" w:rsidRPr="00000000" w14:paraId="00000127">
      <w:pPr>
        <w:spacing w:after="240" w:before="240" w:lineRule="auto"/>
        <w:rPr/>
      </w:pPr>
      <w:r w:rsidDel="00000000" w:rsidR="00000000" w:rsidRPr="00000000">
        <w:rPr>
          <w:rtl w:val="0"/>
        </w:rPr>
        <w:t xml:space="preserve">            </w:t>
        <w:tab/>
        <w:t xml:space="preserve">"to": "result.images[0].classifiers[0].classes[0].class",</w:t>
      </w:r>
    </w:p>
    <w:p w:rsidR="00000000" w:rsidDel="00000000" w:rsidP="00000000" w:rsidRDefault="00000000" w:rsidRPr="00000000" w14:paraId="00000128">
      <w:pPr>
        <w:spacing w:after="240" w:before="240" w:lineRule="auto"/>
        <w:rPr/>
      </w:pPr>
      <w:r w:rsidDel="00000000" w:rsidR="00000000" w:rsidRPr="00000000">
        <w:rPr>
          <w:rtl w:val="0"/>
        </w:rPr>
        <w:t xml:space="preserve">                "tot": "msg"</w:t>
      </w:r>
    </w:p>
    <w:p w:rsidR="00000000" w:rsidDel="00000000" w:rsidP="00000000" w:rsidRDefault="00000000" w:rsidRPr="00000000" w14:paraId="00000129">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2A">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2B">
      <w:pPr>
        <w:spacing w:after="240" w:before="240" w:lineRule="auto"/>
        <w:rPr/>
      </w:pPr>
      <w:r w:rsidDel="00000000" w:rsidR="00000000" w:rsidRPr="00000000">
        <w:rPr>
          <w:rtl w:val="0"/>
        </w:rPr>
        <w:t xml:space="preserve">        "action": "",</w:t>
      </w:r>
    </w:p>
    <w:p w:rsidR="00000000" w:rsidDel="00000000" w:rsidP="00000000" w:rsidRDefault="00000000" w:rsidRPr="00000000" w14:paraId="0000012C">
      <w:pPr>
        <w:spacing w:after="240" w:before="240" w:lineRule="auto"/>
        <w:rPr/>
      </w:pPr>
      <w:r w:rsidDel="00000000" w:rsidR="00000000" w:rsidRPr="00000000">
        <w:rPr>
          <w:rtl w:val="0"/>
        </w:rPr>
        <w:t xml:space="preserve">        "property": "",</w:t>
      </w:r>
    </w:p>
    <w:p w:rsidR="00000000" w:rsidDel="00000000" w:rsidP="00000000" w:rsidRDefault="00000000" w:rsidRPr="00000000" w14:paraId="0000012D">
      <w:pPr>
        <w:spacing w:after="240" w:before="240" w:lineRule="auto"/>
        <w:rPr/>
      </w:pPr>
      <w:r w:rsidDel="00000000" w:rsidR="00000000" w:rsidRPr="00000000">
        <w:rPr>
          <w:rtl w:val="0"/>
        </w:rPr>
        <w:t xml:space="preserve">        "from": "",</w:t>
      </w:r>
    </w:p>
    <w:p w:rsidR="00000000" w:rsidDel="00000000" w:rsidP="00000000" w:rsidRDefault="00000000" w:rsidRPr="00000000" w14:paraId="0000012E">
      <w:pPr>
        <w:spacing w:after="240" w:before="240" w:lineRule="auto"/>
        <w:rPr/>
      </w:pPr>
      <w:r w:rsidDel="00000000" w:rsidR="00000000" w:rsidRPr="00000000">
        <w:rPr>
          <w:rtl w:val="0"/>
        </w:rPr>
        <w:t xml:space="preserve">        "to": "",</w:t>
      </w:r>
    </w:p>
    <w:p w:rsidR="00000000" w:rsidDel="00000000" w:rsidP="00000000" w:rsidRDefault="00000000" w:rsidRPr="00000000" w14:paraId="0000012F">
      <w:pPr>
        <w:spacing w:after="240" w:before="240" w:lineRule="auto"/>
        <w:rPr/>
      </w:pPr>
      <w:r w:rsidDel="00000000" w:rsidR="00000000" w:rsidRPr="00000000">
        <w:rPr>
          <w:rtl w:val="0"/>
        </w:rPr>
        <w:t xml:space="preserve">        "reg": false,</w:t>
      </w:r>
    </w:p>
    <w:p w:rsidR="00000000" w:rsidDel="00000000" w:rsidP="00000000" w:rsidRDefault="00000000" w:rsidRPr="00000000" w14:paraId="00000130">
      <w:pPr>
        <w:spacing w:after="240" w:before="240" w:lineRule="auto"/>
        <w:rPr/>
      </w:pPr>
      <w:r w:rsidDel="00000000" w:rsidR="00000000" w:rsidRPr="00000000">
        <w:rPr>
          <w:rtl w:val="0"/>
        </w:rPr>
        <w:t xml:space="preserve">    </w:t>
        <w:tab/>
        <w:t xml:space="preserve">"x": 850,</w:t>
      </w:r>
    </w:p>
    <w:p w:rsidR="00000000" w:rsidDel="00000000" w:rsidP="00000000" w:rsidRDefault="00000000" w:rsidRPr="00000000" w14:paraId="00000131">
      <w:pPr>
        <w:spacing w:after="240" w:before="240" w:lineRule="auto"/>
        <w:rPr/>
      </w:pPr>
      <w:r w:rsidDel="00000000" w:rsidR="00000000" w:rsidRPr="00000000">
        <w:rPr>
          <w:rtl w:val="0"/>
        </w:rPr>
        <w:t xml:space="preserve">    </w:t>
        <w:tab/>
        <w:t xml:space="preserve">"y": 140,</w:t>
      </w:r>
    </w:p>
    <w:p w:rsidR="00000000" w:rsidDel="00000000" w:rsidP="00000000" w:rsidRDefault="00000000" w:rsidRPr="00000000" w14:paraId="00000132">
      <w:pPr>
        <w:spacing w:after="240" w:before="240" w:lineRule="auto"/>
        <w:rPr/>
      </w:pPr>
      <w:r w:rsidDel="00000000" w:rsidR="00000000" w:rsidRPr="00000000">
        <w:rPr>
          <w:rtl w:val="0"/>
        </w:rPr>
        <w:t xml:space="preserve">        "wires": [</w:t>
      </w:r>
    </w:p>
    <w:p w:rsidR="00000000" w:rsidDel="00000000" w:rsidP="00000000" w:rsidRDefault="00000000" w:rsidRPr="00000000" w14:paraId="00000133">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34">
      <w:pPr>
        <w:spacing w:after="240" w:before="240" w:lineRule="auto"/>
        <w:rPr/>
      </w:pPr>
      <w:r w:rsidDel="00000000" w:rsidR="00000000" w:rsidRPr="00000000">
        <w:rPr>
          <w:rtl w:val="0"/>
        </w:rPr>
        <w:t xml:space="preserve">                "208b9369.22f6ac"</w:t>
      </w:r>
    </w:p>
    <w:p w:rsidR="00000000" w:rsidDel="00000000" w:rsidP="00000000" w:rsidRDefault="00000000" w:rsidRPr="00000000" w14:paraId="00000135">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36">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37">
      <w:pPr>
        <w:spacing w:after="240" w:before="240" w:lineRule="auto"/>
        <w:rPr/>
      </w:pPr>
      <w:r w:rsidDel="00000000" w:rsidR="00000000" w:rsidRPr="00000000">
        <w:rPr>
          <w:rtl w:val="0"/>
        </w:rPr>
        <w:tab/>
        <w:t xml:space="preserve">},</w:t>
      </w:r>
    </w:p>
    <w:p w:rsidR="00000000" w:rsidDel="00000000" w:rsidP="00000000" w:rsidRDefault="00000000" w:rsidRPr="00000000" w14:paraId="00000138">
      <w:pPr>
        <w:spacing w:after="240" w:before="240" w:lineRule="auto"/>
        <w:rPr/>
      </w:pPr>
      <w:r w:rsidDel="00000000" w:rsidR="00000000" w:rsidRPr="00000000">
        <w:rPr>
          <w:rtl w:val="0"/>
        </w:rPr>
        <w:tab/>
        <w:t xml:space="preserve">{</w:t>
      </w:r>
    </w:p>
    <w:p w:rsidR="00000000" w:rsidDel="00000000" w:rsidP="00000000" w:rsidRDefault="00000000" w:rsidRPr="00000000" w14:paraId="00000139">
      <w:pPr>
        <w:spacing w:after="240" w:before="240" w:lineRule="auto"/>
        <w:rPr/>
      </w:pPr>
      <w:r w:rsidDel="00000000" w:rsidR="00000000" w:rsidRPr="00000000">
        <w:rPr>
          <w:rtl w:val="0"/>
        </w:rPr>
        <w:t xml:space="preserve">        "id": "208b9369.22f6ac",</w:t>
      </w:r>
    </w:p>
    <w:p w:rsidR="00000000" w:rsidDel="00000000" w:rsidP="00000000" w:rsidRDefault="00000000" w:rsidRPr="00000000" w14:paraId="0000013A">
      <w:pPr>
        <w:spacing w:after="240" w:before="240" w:lineRule="auto"/>
        <w:rPr/>
      </w:pPr>
      <w:r w:rsidDel="00000000" w:rsidR="00000000" w:rsidRPr="00000000">
        <w:rPr>
          <w:rtl w:val="0"/>
        </w:rPr>
        <w:t xml:space="preserve">        "type": "switch",</w:t>
      </w:r>
    </w:p>
    <w:p w:rsidR="00000000" w:rsidDel="00000000" w:rsidP="00000000" w:rsidRDefault="00000000" w:rsidRPr="00000000" w14:paraId="0000013B">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13C">
      <w:pPr>
        <w:spacing w:after="240" w:before="240" w:lineRule="auto"/>
        <w:rPr/>
      </w:pPr>
      <w:r w:rsidDel="00000000" w:rsidR="00000000" w:rsidRPr="00000000">
        <w:rPr>
          <w:rtl w:val="0"/>
        </w:rPr>
        <w:t xml:space="preserve">        "name": "Is a Food Item?",</w:t>
      </w:r>
    </w:p>
    <w:p w:rsidR="00000000" w:rsidDel="00000000" w:rsidP="00000000" w:rsidRDefault="00000000" w:rsidRPr="00000000" w14:paraId="0000013D">
      <w:pPr>
        <w:spacing w:after="240" w:before="240" w:lineRule="auto"/>
        <w:rPr/>
      </w:pPr>
      <w:r w:rsidDel="00000000" w:rsidR="00000000" w:rsidRPr="00000000">
        <w:rPr>
          <w:rtl w:val="0"/>
        </w:rPr>
        <w:t xml:space="preserve">        "property": "food",</w:t>
      </w:r>
    </w:p>
    <w:p w:rsidR="00000000" w:rsidDel="00000000" w:rsidP="00000000" w:rsidRDefault="00000000" w:rsidRPr="00000000" w14:paraId="0000013E">
      <w:pPr>
        <w:spacing w:after="240" w:before="240" w:lineRule="auto"/>
        <w:rPr/>
      </w:pPr>
      <w:r w:rsidDel="00000000" w:rsidR="00000000" w:rsidRPr="00000000">
        <w:rPr>
          <w:rtl w:val="0"/>
        </w:rPr>
        <w:t xml:space="preserve">        "propertyType": "msg",</w:t>
      </w:r>
    </w:p>
    <w:p w:rsidR="00000000" w:rsidDel="00000000" w:rsidP="00000000" w:rsidRDefault="00000000" w:rsidRPr="00000000" w14:paraId="0000013F">
      <w:pPr>
        <w:spacing w:after="240" w:before="240" w:lineRule="auto"/>
        <w:rPr/>
      </w:pPr>
      <w:r w:rsidDel="00000000" w:rsidR="00000000" w:rsidRPr="00000000">
        <w:rPr>
          <w:rtl w:val="0"/>
        </w:rPr>
        <w:t xml:space="preserve">        "rules": [</w:t>
      </w:r>
    </w:p>
    <w:p w:rsidR="00000000" w:rsidDel="00000000" w:rsidP="00000000" w:rsidRDefault="00000000" w:rsidRPr="00000000" w14:paraId="00000140">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41">
      <w:pPr>
        <w:spacing w:after="240" w:before="240" w:lineRule="auto"/>
        <w:rPr/>
      </w:pPr>
      <w:r w:rsidDel="00000000" w:rsidR="00000000" w:rsidRPr="00000000">
        <w:rPr>
          <w:rtl w:val="0"/>
        </w:rPr>
        <w:t xml:space="preserve">                "t": "eq",</w:t>
      </w:r>
    </w:p>
    <w:p w:rsidR="00000000" w:rsidDel="00000000" w:rsidP="00000000" w:rsidRDefault="00000000" w:rsidRPr="00000000" w14:paraId="00000142">
      <w:pPr>
        <w:spacing w:after="240" w:before="240" w:lineRule="auto"/>
        <w:rPr/>
      </w:pPr>
      <w:r w:rsidDel="00000000" w:rsidR="00000000" w:rsidRPr="00000000">
        <w:rPr>
          <w:rtl w:val="0"/>
        </w:rPr>
        <w:t xml:space="preserve">                "v": "non-food",</w:t>
      </w:r>
    </w:p>
    <w:p w:rsidR="00000000" w:rsidDel="00000000" w:rsidP="00000000" w:rsidRDefault="00000000" w:rsidRPr="00000000" w14:paraId="00000143">
      <w:pPr>
        <w:spacing w:after="240" w:before="240" w:lineRule="auto"/>
        <w:rPr/>
      </w:pPr>
      <w:r w:rsidDel="00000000" w:rsidR="00000000" w:rsidRPr="00000000">
        <w:rPr>
          <w:rtl w:val="0"/>
        </w:rPr>
        <w:t xml:space="preserve">                "vt": "str"</w:t>
      </w:r>
    </w:p>
    <w:p w:rsidR="00000000" w:rsidDel="00000000" w:rsidP="00000000" w:rsidRDefault="00000000" w:rsidRPr="00000000" w14:paraId="00000144">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45">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46">
      <w:pPr>
        <w:spacing w:after="240" w:before="240" w:lineRule="auto"/>
        <w:rPr/>
      </w:pPr>
      <w:r w:rsidDel="00000000" w:rsidR="00000000" w:rsidRPr="00000000">
        <w:rPr>
          <w:rtl w:val="0"/>
        </w:rPr>
        <w:t xml:space="preserve">                "t": "neq",</w:t>
      </w:r>
    </w:p>
    <w:p w:rsidR="00000000" w:rsidDel="00000000" w:rsidP="00000000" w:rsidRDefault="00000000" w:rsidRPr="00000000" w14:paraId="00000147">
      <w:pPr>
        <w:spacing w:after="240" w:before="240" w:lineRule="auto"/>
        <w:rPr/>
      </w:pPr>
      <w:r w:rsidDel="00000000" w:rsidR="00000000" w:rsidRPr="00000000">
        <w:rPr>
          <w:rtl w:val="0"/>
        </w:rPr>
        <w:t xml:space="preserve">                "v": "non-food",</w:t>
      </w:r>
    </w:p>
    <w:p w:rsidR="00000000" w:rsidDel="00000000" w:rsidP="00000000" w:rsidRDefault="00000000" w:rsidRPr="00000000" w14:paraId="00000148">
      <w:pPr>
        <w:spacing w:after="240" w:before="240" w:lineRule="auto"/>
        <w:rPr/>
      </w:pPr>
      <w:r w:rsidDel="00000000" w:rsidR="00000000" w:rsidRPr="00000000">
        <w:rPr>
          <w:rtl w:val="0"/>
        </w:rPr>
        <w:t xml:space="preserve">                "vt": "str"</w:t>
      </w:r>
    </w:p>
    <w:p w:rsidR="00000000" w:rsidDel="00000000" w:rsidP="00000000" w:rsidRDefault="00000000" w:rsidRPr="00000000" w14:paraId="00000149">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4A">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4B">
      <w:pPr>
        <w:spacing w:after="240" w:before="240" w:lineRule="auto"/>
        <w:rPr/>
      </w:pPr>
      <w:r w:rsidDel="00000000" w:rsidR="00000000" w:rsidRPr="00000000">
        <w:rPr>
          <w:rtl w:val="0"/>
        </w:rPr>
        <w:t xml:space="preserve">        "checkall": "true",</w:t>
      </w:r>
    </w:p>
    <w:p w:rsidR="00000000" w:rsidDel="00000000" w:rsidP="00000000" w:rsidRDefault="00000000" w:rsidRPr="00000000" w14:paraId="0000014C">
      <w:pPr>
        <w:spacing w:after="240" w:before="240" w:lineRule="auto"/>
        <w:rPr/>
      </w:pPr>
      <w:r w:rsidDel="00000000" w:rsidR="00000000" w:rsidRPr="00000000">
        <w:rPr>
          <w:rtl w:val="0"/>
        </w:rPr>
        <w:t xml:space="preserve">        "repair": false,</w:t>
      </w:r>
    </w:p>
    <w:p w:rsidR="00000000" w:rsidDel="00000000" w:rsidP="00000000" w:rsidRDefault="00000000" w:rsidRPr="00000000" w14:paraId="0000014D">
      <w:pPr>
        <w:spacing w:after="240" w:before="240" w:lineRule="auto"/>
        <w:rPr/>
      </w:pPr>
      <w:r w:rsidDel="00000000" w:rsidR="00000000" w:rsidRPr="00000000">
        <w:rPr>
          <w:rtl w:val="0"/>
        </w:rPr>
        <w:t xml:space="preserve">        "outputs": 2,</w:t>
      </w:r>
    </w:p>
    <w:p w:rsidR="00000000" w:rsidDel="00000000" w:rsidP="00000000" w:rsidRDefault="00000000" w:rsidRPr="00000000" w14:paraId="0000014E">
      <w:pPr>
        <w:spacing w:after="240" w:before="240" w:lineRule="auto"/>
        <w:rPr/>
      </w:pPr>
      <w:r w:rsidDel="00000000" w:rsidR="00000000" w:rsidRPr="00000000">
        <w:rPr>
          <w:rtl w:val="0"/>
        </w:rPr>
        <w:t xml:space="preserve">    </w:t>
        <w:tab/>
        <w:t xml:space="preserve">"x": 140,</w:t>
      </w:r>
    </w:p>
    <w:p w:rsidR="00000000" w:rsidDel="00000000" w:rsidP="00000000" w:rsidRDefault="00000000" w:rsidRPr="00000000" w14:paraId="0000014F">
      <w:pPr>
        <w:spacing w:after="240" w:before="240" w:lineRule="auto"/>
        <w:rPr/>
      </w:pPr>
      <w:r w:rsidDel="00000000" w:rsidR="00000000" w:rsidRPr="00000000">
        <w:rPr>
          <w:rtl w:val="0"/>
        </w:rPr>
        <w:t xml:space="preserve">    </w:t>
        <w:tab/>
        <w:t xml:space="preserve">"y": 200,</w:t>
      </w:r>
    </w:p>
    <w:p w:rsidR="00000000" w:rsidDel="00000000" w:rsidP="00000000" w:rsidRDefault="00000000" w:rsidRPr="00000000" w14:paraId="00000150">
      <w:pPr>
        <w:spacing w:after="240" w:before="240" w:lineRule="auto"/>
        <w:rPr/>
      </w:pPr>
      <w:r w:rsidDel="00000000" w:rsidR="00000000" w:rsidRPr="00000000">
        <w:rPr>
          <w:rtl w:val="0"/>
        </w:rPr>
        <w:t xml:space="preserve">        "wires": [</w:t>
      </w:r>
    </w:p>
    <w:p w:rsidR="00000000" w:rsidDel="00000000" w:rsidP="00000000" w:rsidRDefault="00000000" w:rsidRPr="00000000" w14:paraId="00000151">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52">
      <w:pPr>
        <w:spacing w:after="240" w:before="240" w:lineRule="auto"/>
        <w:rPr/>
      </w:pPr>
      <w:r w:rsidDel="00000000" w:rsidR="00000000" w:rsidRPr="00000000">
        <w:rPr>
          <w:rtl w:val="0"/>
        </w:rPr>
        <w:t xml:space="preserve">                "9b88207c.ad066"</w:t>
      </w:r>
    </w:p>
    <w:p w:rsidR="00000000" w:rsidDel="00000000" w:rsidP="00000000" w:rsidRDefault="00000000" w:rsidRPr="00000000" w14:paraId="00000153">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54">
      <w:pPr>
        <w:spacing w:after="240" w:before="240" w:lineRule="auto"/>
        <w:rPr/>
      </w:pPr>
      <w:r w:rsidDel="00000000" w:rsidR="00000000" w:rsidRPr="00000000">
        <w:rPr>
          <w:rtl w:val="0"/>
        </w:rPr>
        <w:t xml:space="preserve">       </w:t>
        <w:tab/>
        <w:t xml:space="preserve"> [</w:t>
      </w:r>
    </w:p>
    <w:p w:rsidR="00000000" w:rsidDel="00000000" w:rsidP="00000000" w:rsidRDefault="00000000" w:rsidRPr="00000000" w14:paraId="00000155">
      <w:pPr>
        <w:spacing w:after="240" w:before="240" w:lineRule="auto"/>
        <w:rPr/>
      </w:pPr>
      <w:r w:rsidDel="00000000" w:rsidR="00000000" w:rsidRPr="00000000">
        <w:rPr>
          <w:rtl w:val="0"/>
        </w:rPr>
        <w:t xml:space="preserve">                "e4d7d613.3d6488",</w:t>
      </w:r>
    </w:p>
    <w:p w:rsidR="00000000" w:rsidDel="00000000" w:rsidP="00000000" w:rsidRDefault="00000000" w:rsidRPr="00000000" w14:paraId="00000156">
      <w:pPr>
        <w:spacing w:after="240" w:before="240" w:lineRule="auto"/>
        <w:rPr/>
      </w:pPr>
      <w:r w:rsidDel="00000000" w:rsidR="00000000" w:rsidRPr="00000000">
        <w:rPr>
          <w:rtl w:val="0"/>
        </w:rPr>
        <w:t xml:space="preserve">                "6beb419.a75cfc",</w:t>
      </w:r>
    </w:p>
    <w:p w:rsidR="00000000" w:rsidDel="00000000" w:rsidP="00000000" w:rsidRDefault="00000000" w:rsidRPr="00000000" w14:paraId="00000157">
      <w:pPr>
        <w:spacing w:after="240" w:before="240" w:lineRule="auto"/>
        <w:rPr/>
      </w:pPr>
      <w:r w:rsidDel="00000000" w:rsidR="00000000" w:rsidRPr="00000000">
        <w:rPr>
          <w:rtl w:val="0"/>
        </w:rPr>
        <w:t xml:space="preserve">                "a458fe30.5c58c"</w:t>
      </w:r>
    </w:p>
    <w:p w:rsidR="00000000" w:rsidDel="00000000" w:rsidP="00000000" w:rsidRDefault="00000000" w:rsidRPr="00000000" w14:paraId="00000158">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59">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5A">
      <w:pPr>
        <w:spacing w:after="240" w:before="240" w:lineRule="auto"/>
        <w:rPr/>
      </w:pPr>
      <w:r w:rsidDel="00000000" w:rsidR="00000000" w:rsidRPr="00000000">
        <w:rPr>
          <w:rtl w:val="0"/>
        </w:rPr>
        <w:tab/>
        <w:t xml:space="preserve">},</w:t>
      </w:r>
    </w:p>
    <w:p w:rsidR="00000000" w:rsidDel="00000000" w:rsidP="00000000" w:rsidRDefault="00000000" w:rsidRPr="00000000" w14:paraId="0000015B">
      <w:pPr>
        <w:spacing w:after="240" w:before="240" w:lineRule="auto"/>
        <w:rPr/>
      </w:pPr>
      <w:r w:rsidDel="00000000" w:rsidR="00000000" w:rsidRPr="00000000">
        <w:rPr>
          <w:rtl w:val="0"/>
        </w:rPr>
        <w:tab/>
        <w:t xml:space="preserve">{</w:t>
      </w:r>
    </w:p>
    <w:p w:rsidR="00000000" w:rsidDel="00000000" w:rsidP="00000000" w:rsidRDefault="00000000" w:rsidRPr="00000000" w14:paraId="0000015C">
      <w:pPr>
        <w:spacing w:after="240" w:before="240" w:lineRule="auto"/>
        <w:rPr/>
      </w:pPr>
      <w:r w:rsidDel="00000000" w:rsidR="00000000" w:rsidRPr="00000000">
        <w:rPr>
          <w:rtl w:val="0"/>
        </w:rPr>
        <w:t xml:space="preserve">        "id": "e4d7d613.3d6488",</w:t>
      </w:r>
    </w:p>
    <w:p w:rsidR="00000000" w:rsidDel="00000000" w:rsidP="00000000" w:rsidRDefault="00000000" w:rsidRPr="00000000" w14:paraId="0000015D">
      <w:pPr>
        <w:spacing w:after="240" w:before="240" w:lineRule="auto"/>
        <w:rPr/>
      </w:pPr>
      <w:r w:rsidDel="00000000" w:rsidR="00000000" w:rsidRPr="00000000">
        <w:rPr>
          <w:rtl w:val="0"/>
        </w:rPr>
        <w:t xml:space="preserve">        "type": "change",</w:t>
      </w:r>
    </w:p>
    <w:p w:rsidR="00000000" w:rsidDel="00000000" w:rsidP="00000000" w:rsidRDefault="00000000" w:rsidRPr="00000000" w14:paraId="0000015E">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15F">
      <w:pPr>
        <w:spacing w:after="240" w:before="240" w:lineRule="auto"/>
        <w:rPr/>
      </w:pPr>
      <w:r w:rsidDel="00000000" w:rsidR="00000000" w:rsidRPr="00000000">
        <w:rPr>
          <w:rtl w:val="0"/>
        </w:rPr>
        <w:t xml:space="preserve">        "name": "Announce food",</w:t>
      </w:r>
    </w:p>
    <w:p w:rsidR="00000000" w:rsidDel="00000000" w:rsidP="00000000" w:rsidRDefault="00000000" w:rsidRPr="00000000" w14:paraId="00000160">
      <w:pPr>
        <w:spacing w:after="240" w:before="240" w:lineRule="auto"/>
        <w:rPr/>
      </w:pPr>
      <w:r w:rsidDel="00000000" w:rsidR="00000000" w:rsidRPr="00000000">
        <w:rPr>
          <w:rtl w:val="0"/>
        </w:rPr>
        <w:t xml:space="preserve">        "rules": [</w:t>
      </w:r>
    </w:p>
    <w:p w:rsidR="00000000" w:rsidDel="00000000" w:rsidP="00000000" w:rsidRDefault="00000000" w:rsidRPr="00000000" w14:paraId="00000161">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62">
      <w:pPr>
        <w:spacing w:after="240" w:before="240" w:lineRule="auto"/>
        <w:rPr/>
      </w:pPr>
      <w:r w:rsidDel="00000000" w:rsidR="00000000" w:rsidRPr="00000000">
        <w:rPr>
          <w:rtl w:val="0"/>
        </w:rPr>
        <w:t xml:space="preserve">                "t": "set",</w:t>
      </w:r>
    </w:p>
    <w:p w:rsidR="00000000" w:rsidDel="00000000" w:rsidP="00000000" w:rsidRDefault="00000000" w:rsidRPr="00000000" w14:paraId="00000163">
      <w:pPr>
        <w:spacing w:after="240" w:before="240" w:lineRule="auto"/>
        <w:rPr/>
      </w:pPr>
      <w:r w:rsidDel="00000000" w:rsidR="00000000" w:rsidRPr="00000000">
        <w:rPr>
          <w:rtl w:val="0"/>
        </w:rPr>
        <w:t xml:space="preserve">                "p": "payload",</w:t>
      </w:r>
    </w:p>
    <w:p w:rsidR="00000000" w:rsidDel="00000000" w:rsidP="00000000" w:rsidRDefault="00000000" w:rsidRPr="00000000" w14:paraId="00000164">
      <w:pPr>
        <w:spacing w:after="240" w:before="240" w:lineRule="auto"/>
        <w:rPr/>
      </w:pPr>
      <w:r w:rsidDel="00000000" w:rsidR="00000000" w:rsidRPr="00000000">
        <w:rPr>
          <w:rtl w:val="0"/>
        </w:rPr>
        <w:t xml:space="preserve">                "pt": "msg",</w:t>
      </w:r>
    </w:p>
    <w:p w:rsidR="00000000" w:rsidDel="00000000" w:rsidP="00000000" w:rsidRDefault="00000000" w:rsidRPr="00000000" w14:paraId="00000165">
      <w:pPr>
        <w:spacing w:after="240" w:before="240" w:lineRule="auto"/>
        <w:rPr/>
      </w:pPr>
      <w:r w:rsidDel="00000000" w:rsidR="00000000" w:rsidRPr="00000000">
        <w:rPr>
          <w:rtl w:val="0"/>
        </w:rPr>
        <w:t xml:space="preserve">                "to": "food",</w:t>
      </w:r>
    </w:p>
    <w:p w:rsidR="00000000" w:rsidDel="00000000" w:rsidP="00000000" w:rsidRDefault="00000000" w:rsidRPr="00000000" w14:paraId="00000166">
      <w:pPr>
        <w:spacing w:after="240" w:before="240" w:lineRule="auto"/>
        <w:rPr/>
      </w:pPr>
      <w:r w:rsidDel="00000000" w:rsidR="00000000" w:rsidRPr="00000000">
        <w:rPr>
          <w:rtl w:val="0"/>
        </w:rPr>
        <w:t xml:space="preserve">                "tot": "msg"</w:t>
      </w:r>
    </w:p>
    <w:p w:rsidR="00000000" w:rsidDel="00000000" w:rsidP="00000000" w:rsidRDefault="00000000" w:rsidRPr="00000000" w14:paraId="00000167">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68">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69">
      <w:pPr>
        <w:spacing w:after="240" w:before="240" w:lineRule="auto"/>
        <w:rPr/>
      </w:pPr>
      <w:r w:rsidDel="00000000" w:rsidR="00000000" w:rsidRPr="00000000">
        <w:rPr>
          <w:rtl w:val="0"/>
        </w:rPr>
        <w:t xml:space="preserve">        "action": "",</w:t>
      </w:r>
    </w:p>
    <w:p w:rsidR="00000000" w:rsidDel="00000000" w:rsidP="00000000" w:rsidRDefault="00000000" w:rsidRPr="00000000" w14:paraId="0000016A">
      <w:pPr>
        <w:spacing w:after="240" w:before="240" w:lineRule="auto"/>
        <w:rPr/>
      </w:pPr>
      <w:r w:rsidDel="00000000" w:rsidR="00000000" w:rsidRPr="00000000">
        <w:rPr>
          <w:rtl w:val="0"/>
        </w:rPr>
        <w:t xml:space="preserve">        "property": "",</w:t>
      </w:r>
    </w:p>
    <w:p w:rsidR="00000000" w:rsidDel="00000000" w:rsidP="00000000" w:rsidRDefault="00000000" w:rsidRPr="00000000" w14:paraId="0000016B">
      <w:pPr>
        <w:spacing w:after="240" w:before="240" w:lineRule="auto"/>
        <w:rPr/>
      </w:pPr>
      <w:r w:rsidDel="00000000" w:rsidR="00000000" w:rsidRPr="00000000">
        <w:rPr>
          <w:rtl w:val="0"/>
        </w:rPr>
        <w:t xml:space="preserve">        "from": "",</w:t>
      </w:r>
    </w:p>
    <w:p w:rsidR="00000000" w:rsidDel="00000000" w:rsidP="00000000" w:rsidRDefault="00000000" w:rsidRPr="00000000" w14:paraId="0000016C">
      <w:pPr>
        <w:spacing w:after="240" w:before="240" w:lineRule="auto"/>
        <w:rPr/>
      </w:pPr>
      <w:r w:rsidDel="00000000" w:rsidR="00000000" w:rsidRPr="00000000">
        <w:rPr>
          <w:rtl w:val="0"/>
        </w:rPr>
        <w:t xml:space="preserve">        "to": "",</w:t>
      </w:r>
    </w:p>
    <w:p w:rsidR="00000000" w:rsidDel="00000000" w:rsidP="00000000" w:rsidRDefault="00000000" w:rsidRPr="00000000" w14:paraId="0000016D">
      <w:pPr>
        <w:spacing w:after="240" w:before="240" w:lineRule="auto"/>
        <w:rPr/>
      </w:pPr>
      <w:r w:rsidDel="00000000" w:rsidR="00000000" w:rsidRPr="00000000">
        <w:rPr>
          <w:rtl w:val="0"/>
        </w:rPr>
        <w:t xml:space="preserve">        "reg": false,</w:t>
      </w:r>
    </w:p>
    <w:p w:rsidR="00000000" w:rsidDel="00000000" w:rsidP="00000000" w:rsidRDefault="00000000" w:rsidRPr="00000000" w14:paraId="0000016E">
      <w:pPr>
        <w:spacing w:after="240" w:before="240" w:lineRule="auto"/>
        <w:rPr/>
      </w:pPr>
      <w:r w:rsidDel="00000000" w:rsidR="00000000" w:rsidRPr="00000000">
        <w:rPr>
          <w:rtl w:val="0"/>
        </w:rPr>
        <w:t xml:space="preserve">    </w:t>
        <w:tab/>
        <w:t xml:space="preserve">"x": 420,</w:t>
      </w:r>
    </w:p>
    <w:p w:rsidR="00000000" w:rsidDel="00000000" w:rsidP="00000000" w:rsidRDefault="00000000" w:rsidRPr="00000000" w14:paraId="0000016F">
      <w:pPr>
        <w:spacing w:after="240" w:before="240" w:lineRule="auto"/>
        <w:rPr/>
      </w:pPr>
      <w:r w:rsidDel="00000000" w:rsidR="00000000" w:rsidRPr="00000000">
        <w:rPr>
          <w:rtl w:val="0"/>
        </w:rPr>
        <w:t xml:space="preserve">    </w:t>
        <w:tab/>
        <w:t xml:space="preserve">"y": 260,</w:t>
      </w:r>
    </w:p>
    <w:p w:rsidR="00000000" w:rsidDel="00000000" w:rsidP="00000000" w:rsidRDefault="00000000" w:rsidRPr="00000000" w14:paraId="00000170">
      <w:pPr>
        <w:spacing w:after="240" w:before="240" w:lineRule="auto"/>
        <w:rPr/>
      </w:pPr>
      <w:r w:rsidDel="00000000" w:rsidR="00000000" w:rsidRPr="00000000">
        <w:rPr>
          <w:rtl w:val="0"/>
        </w:rPr>
        <w:t xml:space="preserve">        "wires": [</w:t>
      </w:r>
    </w:p>
    <w:p w:rsidR="00000000" w:rsidDel="00000000" w:rsidP="00000000" w:rsidRDefault="00000000" w:rsidRPr="00000000" w14:paraId="00000171">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72">
      <w:pPr>
        <w:spacing w:after="240" w:before="240" w:lineRule="auto"/>
        <w:rPr/>
      </w:pPr>
      <w:r w:rsidDel="00000000" w:rsidR="00000000" w:rsidRPr="00000000">
        <w:rPr>
          <w:rtl w:val="0"/>
        </w:rPr>
        <w:t xml:space="preserve">                "8d203d48.348cf"</w:t>
      </w:r>
    </w:p>
    <w:p w:rsidR="00000000" w:rsidDel="00000000" w:rsidP="00000000" w:rsidRDefault="00000000" w:rsidRPr="00000000" w14:paraId="00000173">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74">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75">
      <w:pPr>
        <w:spacing w:after="240" w:before="240" w:lineRule="auto"/>
        <w:rPr/>
      </w:pPr>
      <w:r w:rsidDel="00000000" w:rsidR="00000000" w:rsidRPr="00000000">
        <w:rPr>
          <w:rtl w:val="0"/>
        </w:rPr>
        <w:tab/>
        <w:t xml:space="preserve">},</w:t>
      </w:r>
    </w:p>
    <w:p w:rsidR="00000000" w:rsidDel="00000000" w:rsidP="00000000" w:rsidRDefault="00000000" w:rsidRPr="00000000" w14:paraId="00000176">
      <w:pPr>
        <w:spacing w:after="240" w:before="240" w:lineRule="auto"/>
        <w:rPr/>
      </w:pPr>
      <w:r w:rsidDel="00000000" w:rsidR="00000000" w:rsidRPr="00000000">
        <w:rPr>
          <w:rtl w:val="0"/>
        </w:rPr>
        <w:tab/>
        <w:t xml:space="preserve">{</w:t>
      </w:r>
    </w:p>
    <w:p w:rsidR="00000000" w:rsidDel="00000000" w:rsidP="00000000" w:rsidRDefault="00000000" w:rsidRPr="00000000" w14:paraId="00000177">
      <w:pPr>
        <w:spacing w:after="240" w:before="240" w:lineRule="auto"/>
        <w:rPr/>
      </w:pPr>
      <w:r w:rsidDel="00000000" w:rsidR="00000000" w:rsidRPr="00000000">
        <w:rPr>
          <w:rtl w:val="0"/>
        </w:rPr>
        <w:t xml:space="preserve">        "id": "9b88207c.ad066",</w:t>
      </w:r>
    </w:p>
    <w:p w:rsidR="00000000" w:rsidDel="00000000" w:rsidP="00000000" w:rsidRDefault="00000000" w:rsidRPr="00000000" w14:paraId="00000178">
      <w:pPr>
        <w:spacing w:after="240" w:before="240" w:lineRule="auto"/>
        <w:rPr/>
      </w:pPr>
      <w:r w:rsidDel="00000000" w:rsidR="00000000" w:rsidRPr="00000000">
        <w:rPr>
          <w:rtl w:val="0"/>
        </w:rPr>
        <w:t xml:space="preserve">    </w:t>
        <w:tab/>
        <w:t xml:space="preserve">"type": "function",</w:t>
      </w:r>
    </w:p>
    <w:p w:rsidR="00000000" w:rsidDel="00000000" w:rsidP="00000000" w:rsidRDefault="00000000" w:rsidRPr="00000000" w14:paraId="00000179">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17A">
      <w:pPr>
        <w:spacing w:after="240" w:before="240" w:lineRule="auto"/>
        <w:rPr/>
      </w:pPr>
      <w:r w:rsidDel="00000000" w:rsidR="00000000" w:rsidRPr="00000000">
        <w:rPr>
          <w:rtl w:val="0"/>
        </w:rPr>
        <w:t xml:space="preserve">        "name": "Not a Food - Empty Table",</w:t>
      </w:r>
    </w:p>
    <w:p w:rsidR="00000000" w:rsidDel="00000000" w:rsidP="00000000" w:rsidRDefault="00000000" w:rsidRPr="00000000" w14:paraId="0000017B">
      <w:pPr>
        <w:spacing w:after="240" w:before="240" w:lineRule="auto"/>
        <w:rPr/>
      </w:pPr>
      <w:r w:rsidDel="00000000" w:rsidR="00000000" w:rsidRPr="00000000">
        <w:rPr>
          <w:rtl w:val="0"/>
        </w:rPr>
        <w:t xml:space="preserve">        "func": "msg.template=\"&lt;style&gt;\";\nmsg.template=msg.template+\"table { width: 440px; margin-top: 10px; }\";\nmsg.template=msg.template+\"th, td { padding: 8px; text-align: left; border-bottom: 1px solid #ddd; background-color: #FFFFFF; width: 50%;}\";\n\nmsg.template=msg.template+\"&lt;/style&gt;&lt;h1&gt;Not Valid&lt;/h1&gt;\";\nmsg.template = msg.template;\n\nreturn msg;",</w:t>
      </w:r>
    </w:p>
    <w:p w:rsidR="00000000" w:rsidDel="00000000" w:rsidP="00000000" w:rsidRDefault="00000000" w:rsidRPr="00000000" w14:paraId="0000017C">
      <w:pPr>
        <w:spacing w:after="240" w:before="240" w:lineRule="auto"/>
        <w:rPr/>
      </w:pPr>
      <w:r w:rsidDel="00000000" w:rsidR="00000000" w:rsidRPr="00000000">
        <w:rPr>
          <w:rtl w:val="0"/>
        </w:rPr>
        <w:t xml:space="preserve">        "outputs": 1,</w:t>
      </w:r>
    </w:p>
    <w:p w:rsidR="00000000" w:rsidDel="00000000" w:rsidP="00000000" w:rsidRDefault="00000000" w:rsidRPr="00000000" w14:paraId="0000017D">
      <w:pPr>
        <w:spacing w:after="240" w:before="240" w:lineRule="auto"/>
        <w:rPr/>
      </w:pPr>
      <w:r w:rsidDel="00000000" w:rsidR="00000000" w:rsidRPr="00000000">
        <w:rPr>
          <w:rtl w:val="0"/>
        </w:rPr>
        <w:t xml:space="preserve">        "noerr": 0,</w:t>
      </w:r>
    </w:p>
    <w:p w:rsidR="00000000" w:rsidDel="00000000" w:rsidP="00000000" w:rsidRDefault="00000000" w:rsidRPr="00000000" w14:paraId="0000017E">
      <w:pPr>
        <w:spacing w:after="240" w:before="240" w:lineRule="auto"/>
        <w:rPr/>
      </w:pPr>
      <w:r w:rsidDel="00000000" w:rsidR="00000000" w:rsidRPr="00000000">
        <w:rPr>
          <w:rtl w:val="0"/>
        </w:rPr>
        <w:t xml:space="preserve">        "initialize": "",</w:t>
      </w:r>
    </w:p>
    <w:p w:rsidR="00000000" w:rsidDel="00000000" w:rsidP="00000000" w:rsidRDefault="00000000" w:rsidRPr="00000000" w14:paraId="0000017F">
      <w:pPr>
        <w:spacing w:after="240" w:before="240" w:lineRule="auto"/>
        <w:rPr/>
      </w:pPr>
      <w:r w:rsidDel="00000000" w:rsidR="00000000" w:rsidRPr="00000000">
        <w:rPr>
          <w:rtl w:val="0"/>
        </w:rPr>
        <w:t xml:space="preserve">        "finalize": "",</w:t>
      </w:r>
    </w:p>
    <w:p w:rsidR="00000000" w:rsidDel="00000000" w:rsidP="00000000" w:rsidRDefault="00000000" w:rsidRPr="00000000" w14:paraId="00000180">
      <w:pPr>
        <w:spacing w:after="240" w:before="240" w:lineRule="auto"/>
        <w:rPr/>
      </w:pPr>
      <w:r w:rsidDel="00000000" w:rsidR="00000000" w:rsidRPr="00000000">
        <w:rPr>
          <w:rtl w:val="0"/>
        </w:rPr>
        <w:t xml:space="preserve">    </w:t>
        <w:tab/>
        <w:t xml:space="preserve">"x": 770,</w:t>
      </w:r>
    </w:p>
    <w:p w:rsidR="00000000" w:rsidDel="00000000" w:rsidP="00000000" w:rsidRDefault="00000000" w:rsidRPr="00000000" w14:paraId="00000181">
      <w:pPr>
        <w:spacing w:after="240" w:before="240" w:lineRule="auto"/>
        <w:rPr/>
      </w:pPr>
      <w:r w:rsidDel="00000000" w:rsidR="00000000" w:rsidRPr="00000000">
        <w:rPr>
          <w:rtl w:val="0"/>
        </w:rPr>
        <w:t xml:space="preserve">    </w:t>
        <w:tab/>
        <w:t xml:space="preserve">"y": 200,</w:t>
      </w:r>
    </w:p>
    <w:p w:rsidR="00000000" w:rsidDel="00000000" w:rsidP="00000000" w:rsidRDefault="00000000" w:rsidRPr="00000000" w14:paraId="00000182">
      <w:pPr>
        <w:spacing w:after="240" w:before="240" w:lineRule="auto"/>
        <w:rPr/>
      </w:pPr>
      <w:r w:rsidDel="00000000" w:rsidR="00000000" w:rsidRPr="00000000">
        <w:rPr>
          <w:rtl w:val="0"/>
        </w:rPr>
        <w:t xml:space="preserve">        "wires": [</w:t>
      </w:r>
    </w:p>
    <w:p w:rsidR="00000000" w:rsidDel="00000000" w:rsidP="00000000" w:rsidRDefault="00000000" w:rsidRPr="00000000" w14:paraId="00000183">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84">
      <w:pPr>
        <w:spacing w:after="240" w:before="240" w:lineRule="auto"/>
        <w:rPr/>
      </w:pPr>
      <w:r w:rsidDel="00000000" w:rsidR="00000000" w:rsidRPr="00000000">
        <w:rPr>
          <w:rtl w:val="0"/>
        </w:rPr>
        <w:t xml:space="preserve">                "c06031ab.19157"</w:t>
      </w:r>
    </w:p>
    <w:p w:rsidR="00000000" w:rsidDel="00000000" w:rsidP="00000000" w:rsidRDefault="00000000" w:rsidRPr="00000000" w14:paraId="00000185">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86">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87">
      <w:pPr>
        <w:spacing w:after="240" w:before="240" w:lineRule="auto"/>
        <w:rPr/>
      </w:pPr>
      <w:r w:rsidDel="00000000" w:rsidR="00000000" w:rsidRPr="00000000">
        <w:rPr>
          <w:rtl w:val="0"/>
        </w:rPr>
        <w:tab/>
        <w:t xml:space="preserve">},</w:t>
      </w:r>
    </w:p>
    <w:p w:rsidR="00000000" w:rsidDel="00000000" w:rsidP="00000000" w:rsidRDefault="00000000" w:rsidRPr="00000000" w14:paraId="00000188">
      <w:pPr>
        <w:spacing w:after="240" w:before="240" w:lineRule="auto"/>
        <w:rPr/>
      </w:pPr>
      <w:r w:rsidDel="00000000" w:rsidR="00000000" w:rsidRPr="00000000">
        <w:rPr>
          <w:rtl w:val="0"/>
        </w:rPr>
        <w:tab/>
        <w:t xml:space="preserve">{</w:t>
      </w:r>
    </w:p>
    <w:p w:rsidR="00000000" w:rsidDel="00000000" w:rsidP="00000000" w:rsidRDefault="00000000" w:rsidRPr="00000000" w14:paraId="00000189">
      <w:pPr>
        <w:spacing w:after="240" w:before="240" w:lineRule="auto"/>
        <w:rPr/>
      </w:pPr>
      <w:r w:rsidDel="00000000" w:rsidR="00000000" w:rsidRPr="00000000">
        <w:rPr>
          <w:rtl w:val="0"/>
        </w:rPr>
        <w:t xml:space="preserve">        "id": "c06031ab.19157",</w:t>
      </w:r>
    </w:p>
    <w:p w:rsidR="00000000" w:rsidDel="00000000" w:rsidP="00000000" w:rsidRDefault="00000000" w:rsidRPr="00000000" w14:paraId="0000018A">
      <w:pPr>
        <w:spacing w:after="240" w:before="240" w:lineRule="auto"/>
        <w:rPr/>
      </w:pPr>
      <w:r w:rsidDel="00000000" w:rsidR="00000000" w:rsidRPr="00000000">
        <w:rPr>
          <w:rtl w:val="0"/>
        </w:rPr>
        <w:t xml:space="preserve">        "type": "ui_template",</w:t>
      </w:r>
    </w:p>
    <w:p w:rsidR="00000000" w:rsidDel="00000000" w:rsidP="00000000" w:rsidRDefault="00000000" w:rsidRPr="00000000" w14:paraId="0000018B">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18C">
      <w:pPr>
        <w:spacing w:after="240" w:before="240" w:lineRule="auto"/>
        <w:rPr/>
      </w:pPr>
      <w:r w:rsidDel="00000000" w:rsidR="00000000" w:rsidRPr="00000000">
        <w:rPr>
          <w:rtl w:val="0"/>
        </w:rPr>
        <w:t xml:space="preserve">        "group": "bfd45964.dd7418",</w:t>
      </w:r>
    </w:p>
    <w:p w:rsidR="00000000" w:rsidDel="00000000" w:rsidP="00000000" w:rsidRDefault="00000000" w:rsidRPr="00000000" w14:paraId="0000018D">
      <w:pPr>
        <w:spacing w:after="240" w:before="240" w:lineRule="auto"/>
        <w:rPr/>
      </w:pPr>
      <w:r w:rsidDel="00000000" w:rsidR="00000000" w:rsidRPr="00000000">
        <w:rPr>
          <w:rtl w:val="0"/>
        </w:rPr>
        <w:t xml:space="preserve">        "name": "Nutrients Table",</w:t>
      </w:r>
    </w:p>
    <w:p w:rsidR="00000000" w:rsidDel="00000000" w:rsidP="00000000" w:rsidRDefault="00000000" w:rsidRPr="00000000" w14:paraId="0000018E">
      <w:pPr>
        <w:spacing w:after="240" w:before="240" w:lineRule="auto"/>
        <w:rPr/>
      </w:pPr>
      <w:r w:rsidDel="00000000" w:rsidR="00000000" w:rsidRPr="00000000">
        <w:rPr>
          <w:rtl w:val="0"/>
        </w:rPr>
        <w:t xml:space="preserve">        "order": 2,</w:t>
      </w:r>
    </w:p>
    <w:p w:rsidR="00000000" w:rsidDel="00000000" w:rsidP="00000000" w:rsidRDefault="00000000" w:rsidRPr="00000000" w14:paraId="0000018F">
      <w:pPr>
        <w:spacing w:after="240" w:before="240" w:lineRule="auto"/>
        <w:rPr/>
      </w:pPr>
      <w:r w:rsidDel="00000000" w:rsidR="00000000" w:rsidRPr="00000000">
        <w:rPr>
          <w:rtl w:val="0"/>
        </w:rPr>
        <w:t xml:space="preserve">        "width": "8",</w:t>
      </w:r>
    </w:p>
    <w:p w:rsidR="00000000" w:rsidDel="00000000" w:rsidP="00000000" w:rsidRDefault="00000000" w:rsidRPr="00000000" w14:paraId="00000190">
      <w:pPr>
        <w:spacing w:after="240" w:before="240" w:lineRule="auto"/>
        <w:rPr/>
      </w:pPr>
      <w:r w:rsidDel="00000000" w:rsidR="00000000" w:rsidRPr="00000000">
        <w:rPr>
          <w:rtl w:val="0"/>
        </w:rPr>
        <w:t xml:space="preserve">        "height": "11",</w:t>
      </w:r>
    </w:p>
    <w:p w:rsidR="00000000" w:rsidDel="00000000" w:rsidP="00000000" w:rsidRDefault="00000000" w:rsidRPr="00000000" w14:paraId="00000191">
      <w:pPr>
        <w:spacing w:after="240" w:before="240" w:lineRule="auto"/>
        <w:rPr/>
      </w:pPr>
      <w:r w:rsidDel="00000000" w:rsidR="00000000" w:rsidRPr="00000000">
        <w:rPr>
          <w:rtl w:val="0"/>
        </w:rPr>
        <w:t xml:space="preserve">        "format": "&lt;div ng-bind-html=\"msg.template\"&gt;&lt;/div&gt;",</w:t>
      </w:r>
    </w:p>
    <w:p w:rsidR="00000000" w:rsidDel="00000000" w:rsidP="00000000" w:rsidRDefault="00000000" w:rsidRPr="00000000" w14:paraId="00000192">
      <w:pPr>
        <w:spacing w:after="240" w:before="240" w:lineRule="auto"/>
        <w:rPr/>
      </w:pPr>
      <w:r w:rsidDel="00000000" w:rsidR="00000000" w:rsidRPr="00000000">
        <w:rPr>
          <w:rtl w:val="0"/>
        </w:rPr>
        <w:t xml:space="preserve">        "storeOutMessages": true,</w:t>
      </w:r>
    </w:p>
    <w:p w:rsidR="00000000" w:rsidDel="00000000" w:rsidP="00000000" w:rsidRDefault="00000000" w:rsidRPr="00000000" w14:paraId="00000193">
      <w:pPr>
        <w:spacing w:after="240" w:before="240" w:lineRule="auto"/>
        <w:rPr/>
      </w:pPr>
      <w:r w:rsidDel="00000000" w:rsidR="00000000" w:rsidRPr="00000000">
        <w:rPr>
          <w:rtl w:val="0"/>
        </w:rPr>
        <w:t xml:space="preserve">        "fwdInMessages": false,</w:t>
      </w:r>
    </w:p>
    <w:p w:rsidR="00000000" w:rsidDel="00000000" w:rsidP="00000000" w:rsidRDefault="00000000" w:rsidRPr="00000000" w14:paraId="00000194">
      <w:pPr>
        <w:spacing w:after="240" w:before="240" w:lineRule="auto"/>
        <w:rPr/>
      </w:pPr>
      <w:r w:rsidDel="00000000" w:rsidR="00000000" w:rsidRPr="00000000">
        <w:rPr>
          <w:rtl w:val="0"/>
        </w:rPr>
        <w:t xml:space="preserve">        "resendOnRefresh": false,</w:t>
      </w:r>
    </w:p>
    <w:p w:rsidR="00000000" w:rsidDel="00000000" w:rsidP="00000000" w:rsidRDefault="00000000" w:rsidRPr="00000000" w14:paraId="00000195">
      <w:pPr>
        <w:spacing w:after="240" w:before="240" w:lineRule="auto"/>
        <w:rPr/>
      </w:pPr>
      <w:r w:rsidDel="00000000" w:rsidR="00000000" w:rsidRPr="00000000">
        <w:rPr>
          <w:rtl w:val="0"/>
        </w:rPr>
        <w:t xml:space="preserve">        "templateScope": "local",</w:t>
      </w:r>
    </w:p>
    <w:p w:rsidR="00000000" w:rsidDel="00000000" w:rsidP="00000000" w:rsidRDefault="00000000" w:rsidRPr="00000000" w14:paraId="00000196">
      <w:pPr>
        <w:spacing w:after="240" w:before="240" w:lineRule="auto"/>
        <w:rPr/>
      </w:pPr>
      <w:r w:rsidDel="00000000" w:rsidR="00000000" w:rsidRPr="00000000">
        <w:rPr>
          <w:rtl w:val="0"/>
        </w:rPr>
        <w:t xml:space="preserve">    </w:t>
        <w:tab/>
        <w:t xml:space="preserve">"x": 1080,</w:t>
      </w:r>
    </w:p>
    <w:p w:rsidR="00000000" w:rsidDel="00000000" w:rsidP="00000000" w:rsidRDefault="00000000" w:rsidRPr="00000000" w14:paraId="00000197">
      <w:pPr>
        <w:spacing w:after="240" w:before="240" w:lineRule="auto"/>
        <w:rPr/>
      </w:pPr>
      <w:r w:rsidDel="00000000" w:rsidR="00000000" w:rsidRPr="00000000">
        <w:rPr>
          <w:rtl w:val="0"/>
        </w:rPr>
        <w:t xml:space="preserve">    </w:t>
        <w:tab/>
        <w:t xml:space="preserve">"y": 380,</w:t>
      </w:r>
    </w:p>
    <w:p w:rsidR="00000000" w:rsidDel="00000000" w:rsidP="00000000" w:rsidRDefault="00000000" w:rsidRPr="00000000" w14:paraId="00000198">
      <w:pPr>
        <w:spacing w:after="240" w:before="240" w:lineRule="auto"/>
        <w:rPr/>
      </w:pPr>
      <w:r w:rsidDel="00000000" w:rsidR="00000000" w:rsidRPr="00000000">
        <w:rPr>
          <w:rtl w:val="0"/>
        </w:rPr>
        <w:t xml:space="preserve">        "wires": [</w:t>
      </w:r>
    </w:p>
    <w:p w:rsidR="00000000" w:rsidDel="00000000" w:rsidP="00000000" w:rsidRDefault="00000000" w:rsidRPr="00000000" w14:paraId="00000199">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9A">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9B">
      <w:pPr>
        <w:spacing w:after="240" w:before="240" w:lineRule="auto"/>
        <w:rPr/>
      </w:pPr>
      <w:r w:rsidDel="00000000" w:rsidR="00000000" w:rsidRPr="00000000">
        <w:rPr>
          <w:rtl w:val="0"/>
        </w:rPr>
        <w:tab/>
        <w:t xml:space="preserve">},</w:t>
      </w:r>
    </w:p>
    <w:p w:rsidR="00000000" w:rsidDel="00000000" w:rsidP="00000000" w:rsidRDefault="00000000" w:rsidRPr="00000000" w14:paraId="0000019C">
      <w:pPr>
        <w:spacing w:after="240" w:before="240" w:lineRule="auto"/>
        <w:rPr/>
      </w:pPr>
      <w:r w:rsidDel="00000000" w:rsidR="00000000" w:rsidRPr="00000000">
        <w:rPr>
          <w:rtl w:val="0"/>
        </w:rPr>
        <w:tab/>
        <w:t xml:space="preserve">{</w:t>
      </w:r>
    </w:p>
    <w:p w:rsidR="00000000" w:rsidDel="00000000" w:rsidP="00000000" w:rsidRDefault="00000000" w:rsidRPr="00000000" w14:paraId="0000019D">
      <w:pPr>
        <w:spacing w:after="240" w:before="240" w:lineRule="auto"/>
        <w:rPr/>
      </w:pPr>
      <w:r w:rsidDel="00000000" w:rsidR="00000000" w:rsidRPr="00000000">
        <w:rPr>
          <w:rtl w:val="0"/>
        </w:rPr>
        <w:t xml:space="preserve">        "id": "d2f78312.6c868",</w:t>
      </w:r>
    </w:p>
    <w:p w:rsidR="00000000" w:rsidDel="00000000" w:rsidP="00000000" w:rsidRDefault="00000000" w:rsidRPr="00000000" w14:paraId="0000019E">
      <w:pPr>
        <w:spacing w:after="240" w:before="240" w:lineRule="auto"/>
        <w:rPr/>
      </w:pPr>
      <w:r w:rsidDel="00000000" w:rsidR="00000000" w:rsidRPr="00000000">
        <w:rPr>
          <w:rtl w:val="0"/>
        </w:rPr>
        <w:t xml:space="preserve">        "type": "http request",</w:t>
      </w:r>
    </w:p>
    <w:p w:rsidR="00000000" w:rsidDel="00000000" w:rsidP="00000000" w:rsidRDefault="00000000" w:rsidRPr="00000000" w14:paraId="0000019F">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1A0">
      <w:pPr>
        <w:spacing w:after="240" w:before="240" w:lineRule="auto"/>
        <w:rPr/>
      </w:pPr>
      <w:r w:rsidDel="00000000" w:rsidR="00000000" w:rsidRPr="00000000">
        <w:rPr>
          <w:rtl w:val="0"/>
        </w:rPr>
        <w:t xml:space="preserve">        "name": "",</w:t>
      </w:r>
    </w:p>
    <w:p w:rsidR="00000000" w:rsidDel="00000000" w:rsidP="00000000" w:rsidRDefault="00000000" w:rsidRPr="00000000" w14:paraId="000001A1">
      <w:pPr>
        <w:spacing w:after="240" w:before="240" w:lineRule="auto"/>
        <w:rPr/>
      </w:pPr>
      <w:r w:rsidDel="00000000" w:rsidR="00000000" w:rsidRPr="00000000">
        <w:rPr>
          <w:rtl w:val="0"/>
        </w:rPr>
        <w:t xml:space="preserve">        "method": "GET",</w:t>
      </w:r>
    </w:p>
    <w:p w:rsidR="00000000" w:rsidDel="00000000" w:rsidP="00000000" w:rsidRDefault="00000000" w:rsidRPr="00000000" w14:paraId="000001A2">
      <w:pPr>
        <w:spacing w:after="240" w:before="240" w:lineRule="auto"/>
        <w:rPr/>
      </w:pPr>
      <w:r w:rsidDel="00000000" w:rsidR="00000000" w:rsidRPr="00000000">
        <w:rPr>
          <w:rtl w:val="0"/>
        </w:rPr>
        <w:t xml:space="preserve">        "ret": "txt",</w:t>
      </w:r>
    </w:p>
    <w:p w:rsidR="00000000" w:rsidDel="00000000" w:rsidP="00000000" w:rsidRDefault="00000000" w:rsidRPr="00000000" w14:paraId="000001A3">
      <w:pPr>
        <w:spacing w:after="240" w:before="240" w:lineRule="auto"/>
        <w:rPr/>
      </w:pPr>
      <w:r w:rsidDel="00000000" w:rsidR="00000000" w:rsidRPr="00000000">
        <w:rPr>
          <w:rtl w:val="0"/>
        </w:rPr>
        <w:t xml:space="preserve">        "paytoqs": "ignore",</w:t>
      </w:r>
    </w:p>
    <w:p w:rsidR="00000000" w:rsidDel="00000000" w:rsidP="00000000" w:rsidRDefault="00000000" w:rsidRPr="00000000" w14:paraId="000001A4">
      <w:pPr>
        <w:spacing w:after="240" w:before="240" w:lineRule="auto"/>
        <w:rPr/>
      </w:pPr>
      <w:r w:rsidDel="00000000" w:rsidR="00000000" w:rsidRPr="00000000">
        <w:rPr>
          <w:rtl w:val="0"/>
        </w:rPr>
        <w:t xml:space="preserve">        "url": "",</w:t>
      </w:r>
    </w:p>
    <w:p w:rsidR="00000000" w:rsidDel="00000000" w:rsidP="00000000" w:rsidRDefault="00000000" w:rsidRPr="00000000" w14:paraId="000001A5">
      <w:pPr>
        <w:spacing w:after="240" w:before="240" w:lineRule="auto"/>
        <w:rPr/>
      </w:pPr>
      <w:r w:rsidDel="00000000" w:rsidR="00000000" w:rsidRPr="00000000">
        <w:rPr>
          <w:rtl w:val="0"/>
        </w:rPr>
        <w:t xml:space="preserve">        "tls": "",</w:t>
      </w:r>
    </w:p>
    <w:p w:rsidR="00000000" w:rsidDel="00000000" w:rsidP="00000000" w:rsidRDefault="00000000" w:rsidRPr="00000000" w14:paraId="000001A6">
      <w:pPr>
        <w:spacing w:after="240" w:before="240" w:lineRule="auto"/>
        <w:rPr/>
      </w:pPr>
      <w:r w:rsidDel="00000000" w:rsidR="00000000" w:rsidRPr="00000000">
        <w:rPr>
          <w:rtl w:val="0"/>
        </w:rPr>
        <w:t xml:space="preserve">        "persist": false,</w:t>
      </w:r>
    </w:p>
    <w:p w:rsidR="00000000" w:rsidDel="00000000" w:rsidP="00000000" w:rsidRDefault="00000000" w:rsidRPr="00000000" w14:paraId="000001A7">
      <w:pPr>
        <w:spacing w:after="240" w:before="240" w:lineRule="auto"/>
        <w:rPr/>
      </w:pPr>
      <w:r w:rsidDel="00000000" w:rsidR="00000000" w:rsidRPr="00000000">
        <w:rPr>
          <w:rtl w:val="0"/>
        </w:rPr>
        <w:t xml:space="preserve">        "proxy": "",</w:t>
      </w:r>
    </w:p>
    <w:p w:rsidR="00000000" w:rsidDel="00000000" w:rsidP="00000000" w:rsidRDefault="00000000" w:rsidRPr="00000000" w14:paraId="000001A8">
      <w:pPr>
        <w:spacing w:after="240" w:before="240" w:lineRule="auto"/>
        <w:rPr/>
      </w:pPr>
      <w:r w:rsidDel="00000000" w:rsidR="00000000" w:rsidRPr="00000000">
        <w:rPr>
          <w:rtl w:val="0"/>
        </w:rPr>
        <w:t xml:space="preserve">        "authType": "",</w:t>
      </w:r>
    </w:p>
    <w:p w:rsidR="00000000" w:rsidDel="00000000" w:rsidP="00000000" w:rsidRDefault="00000000" w:rsidRPr="00000000" w14:paraId="000001A9">
      <w:pPr>
        <w:spacing w:after="240" w:before="240" w:lineRule="auto"/>
        <w:rPr/>
      </w:pPr>
      <w:r w:rsidDel="00000000" w:rsidR="00000000" w:rsidRPr="00000000">
        <w:rPr>
          <w:rtl w:val="0"/>
        </w:rPr>
        <w:t xml:space="preserve">    </w:t>
        <w:tab/>
        <w:t xml:space="preserve">"x": 430,</w:t>
      </w:r>
    </w:p>
    <w:p w:rsidR="00000000" w:rsidDel="00000000" w:rsidP="00000000" w:rsidRDefault="00000000" w:rsidRPr="00000000" w14:paraId="000001AA">
      <w:pPr>
        <w:spacing w:after="240" w:before="240" w:lineRule="auto"/>
        <w:rPr/>
      </w:pPr>
      <w:r w:rsidDel="00000000" w:rsidR="00000000" w:rsidRPr="00000000">
        <w:rPr>
          <w:rtl w:val="0"/>
        </w:rPr>
        <w:t xml:space="preserve">    </w:t>
        <w:tab/>
        <w:t xml:space="preserve">"y": 440,</w:t>
      </w:r>
    </w:p>
    <w:p w:rsidR="00000000" w:rsidDel="00000000" w:rsidP="00000000" w:rsidRDefault="00000000" w:rsidRPr="00000000" w14:paraId="000001AB">
      <w:pPr>
        <w:spacing w:after="240" w:before="240" w:lineRule="auto"/>
        <w:rPr/>
      </w:pPr>
      <w:r w:rsidDel="00000000" w:rsidR="00000000" w:rsidRPr="00000000">
        <w:rPr>
          <w:rtl w:val="0"/>
        </w:rPr>
        <w:t xml:space="preserve">        "wires": [</w:t>
      </w:r>
    </w:p>
    <w:p w:rsidR="00000000" w:rsidDel="00000000" w:rsidP="00000000" w:rsidRDefault="00000000" w:rsidRPr="00000000" w14:paraId="000001AC">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AD">
      <w:pPr>
        <w:spacing w:after="240" w:before="240" w:lineRule="auto"/>
        <w:rPr/>
      </w:pPr>
      <w:r w:rsidDel="00000000" w:rsidR="00000000" w:rsidRPr="00000000">
        <w:rPr>
          <w:rtl w:val="0"/>
        </w:rPr>
        <w:t xml:space="preserve">                "8ed3566c.c16f58"</w:t>
      </w:r>
    </w:p>
    <w:p w:rsidR="00000000" w:rsidDel="00000000" w:rsidP="00000000" w:rsidRDefault="00000000" w:rsidRPr="00000000" w14:paraId="000001AE">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AF">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B0">
      <w:pPr>
        <w:spacing w:after="240" w:before="240" w:lineRule="auto"/>
        <w:rPr/>
      </w:pPr>
      <w:r w:rsidDel="00000000" w:rsidR="00000000" w:rsidRPr="00000000">
        <w:rPr>
          <w:rtl w:val="0"/>
        </w:rPr>
        <w:tab/>
        <w:t xml:space="preserve">},</w:t>
      </w:r>
    </w:p>
    <w:p w:rsidR="00000000" w:rsidDel="00000000" w:rsidP="00000000" w:rsidRDefault="00000000" w:rsidRPr="00000000" w14:paraId="000001B1">
      <w:pPr>
        <w:spacing w:after="240" w:before="240" w:lineRule="auto"/>
        <w:rPr/>
      </w:pPr>
      <w:r w:rsidDel="00000000" w:rsidR="00000000" w:rsidRPr="00000000">
        <w:rPr>
          <w:rtl w:val="0"/>
        </w:rPr>
        <w:tab/>
        <w:t xml:space="preserve">{</w:t>
      </w:r>
    </w:p>
    <w:p w:rsidR="00000000" w:rsidDel="00000000" w:rsidP="00000000" w:rsidRDefault="00000000" w:rsidRPr="00000000" w14:paraId="000001B2">
      <w:pPr>
        <w:spacing w:after="240" w:before="240" w:lineRule="auto"/>
        <w:rPr/>
      </w:pPr>
      <w:r w:rsidDel="00000000" w:rsidR="00000000" w:rsidRPr="00000000">
        <w:rPr>
          <w:rtl w:val="0"/>
        </w:rPr>
        <w:t xml:space="preserve">        "id": "d81e3f95.3aea6",</w:t>
      </w:r>
    </w:p>
    <w:p w:rsidR="00000000" w:rsidDel="00000000" w:rsidP="00000000" w:rsidRDefault="00000000" w:rsidRPr="00000000" w14:paraId="000001B3">
      <w:pPr>
        <w:spacing w:after="240" w:before="240" w:lineRule="auto"/>
        <w:rPr/>
      </w:pPr>
      <w:r w:rsidDel="00000000" w:rsidR="00000000" w:rsidRPr="00000000">
        <w:rPr>
          <w:rtl w:val="0"/>
        </w:rPr>
        <w:t xml:space="preserve">        "type": "function",</w:t>
      </w:r>
    </w:p>
    <w:p w:rsidR="00000000" w:rsidDel="00000000" w:rsidP="00000000" w:rsidRDefault="00000000" w:rsidRPr="00000000" w14:paraId="000001B4">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1B5">
      <w:pPr>
        <w:spacing w:after="240" w:before="240" w:lineRule="auto"/>
        <w:rPr/>
      </w:pPr>
      <w:r w:rsidDel="00000000" w:rsidR="00000000" w:rsidRPr="00000000">
        <w:rPr>
          <w:rtl w:val="0"/>
        </w:rPr>
        <w:t xml:space="preserve">        "name": "Table",</w:t>
      </w:r>
    </w:p>
    <w:p w:rsidR="00000000" w:rsidDel="00000000" w:rsidP="00000000" w:rsidRDefault="00000000" w:rsidRPr="00000000" w14:paraId="000001B6">
      <w:pPr>
        <w:spacing w:after="240" w:before="240" w:lineRule="auto"/>
        <w:rPr/>
      </w:pPr>
      <w:r w:rsidDel="00000000" w:rsidR="00000000" w:rsidRPr="00000000">
        <w:rPr>
          <w:rtl w:val="0"/>
        </w:rPr>
        <w:t xml:space="preserve">        "func": "msg.template=\"&lt;style&gt;\";\nmsg.template=msg.template+\"table { width: 484px; margin-top: 12px; }\";\nmsg.template=msg.template+\"tr:nth-child(even){background-color: #f2f2f2;}\";\nmsg.template=msg.template+\"th, td { padding: 10px; text-align: left; border-bottom: 1px solid #ddd; width: 10%;}\";\nmsg.template=msg.template+\"&lt;/style&gt;\";\n\nmsg.template=msg.template+\"&lt;h3&gt; \"+ msg.payload.foods[0].serving_qty +\" \"+ msg.payload.foods[0].serving_unit + \" \" + msg.payload.foods[0].food_name + \" contains : &lt;/h3&gt;\";\n\nmsg.template=msg.template+\"&lt;/p&gt;&lt;table span=100%&gt;&lt;tr&gt;&lt;th&gt;Nutritional Information&lt;/th&gt;&lt;th&gt;Value&lt;/th&gt;&lt;/tr&gt;\";\nmsg.template = msg.template + \"&lt;tr&gt;&lt;td&gt; Calories &lt;/td&gt;&lt;td&gt;\" + msg.payload.foods[0].nf_calories + \" kcal&lt;/td&gt;&lt;/tr&gt;\";\nmsg.template = msg.template + \"&lt;tr&gt;&lt;td&gt; Total Fat &lt;/td&gt;&lt;td&gt;\" + msg.payload.foods[0].nf_total_fat + \" g&lt;/td&gt;&lt;/tr&gt;\";\nmsg.template = msg.template + \"&lt;tr&gt;&lt;td&gt; Saturated Fat &lt;/td&gt;&lt;td&gt;\" + msg.payload.foods[0].nf_saturated_fat + \" g&lt;/td&gt;&lt;/tr&gt;\";\nmsg.template = msg.template + \"&lt;tr&gt;&lt;td&gt; Cholesterol &lt;/td&gt;&lt;td&gt;\" + msg.payload.foods[0].nf_cholesterol + \" g&lt;/td&gt;&lt;/tr&gt;\";\nmsg.template = msg.template + \"&lt;tr&gt;&lt;td&gt; Sodium &lt;/td&gt;&lt;td&gt;\" + msg.payload.foods[0].nf_sodium + \" mg&lt;/td&gt;&lt;/tr&gt;\";\nmsg.template = msg.template + \"&lt;tr&gt;&lt;td&gt; Carbohydrate &lt;/td&gt;&lt;td&gt;\" + msg.payload.foods[0].nf_total_carbohydrate + \" g&lt;/td&gt;&lt;/tr&gt;\";\nmsg.template = msg.template + \"&lt;tr&gt;&lt;td&gt; Dietary fibres &lt;/td&gt;&lt;td&gt;\" + msg.payload.foods[0].nf_dietary_fiber + \" g&lt;/td&gt;&lt;/tr&gt;\";\nmsg.template = msg.template + \"&lt;tr&gt;&lt;td&gt; Sugars &lt;/td&gt;&lt;td&gt;\" + msg.payload.foods[0].nf_sugars + \" g&lt;/td&gt;&lt;/tr&gt;\";\nmsg.template = msg.template + \"&lt;tr&gt;&lt;td&gt; Protien &lt;/td&gt;&lt;td&gt;\" + msg.payload.foods[0].nf_protein + \" g&lt;/td&gt;&lt;/tr&gt;\";\nmsg.template = msg.template + \"&lt;tr&gt;&lt;td&gt; Potassium &lt;/td&gt;&lt;td&gt;\" + msg.payload.foods[0].nf_potassium + \" mg&lt;/td&gt;&lt;/tr&gt;\";\nmsg.template = msg.template + \"&lt;/table&gt;\";\nmsg.sugar=msg.payload.foods[0].nf_sugars\nmsg.fat=msg.payload.foods[0].nf_total_fat\nreturn msg;",</w:t>
      </w:r>
    </w:p>
    <w:p w:rsidR="00000000" w:rsidDel="00000000" w:rsidP="00000000" w:rsidRDefault="00000000" w:rsidRPr="00000000" w14:paraId="000001B7">
      <w:pPr>
        <w:spacing w:after="240" w:before="240" w:lineRule="auto"/>
        <w:rPr/>
      </w:pPr>
      <w:r w:rsidDel="00000000" w:rsidR="00000000" w:rsidRPr="00000000">
        <w:rPr>
          <w:rtl w:val="0"/>
        </w:rPr>
        <w:t xml:space="preserve">        "outputs": 1,</w:t>
      </w:r>
    </w:p>
    <w:p w:rsidR="00000000" w:rsidDel="00000000" w:rsidP="00000000" w:rsidRDefault="00000000" w:rsidRPr="00000000" w14:paraId="000001B8">
      <w:pPr>
        <w:spacing w:after="240" w:before="240" w:lineRule="auto"/>
        <w:rPr/>
      </w:pPr>
      <w:r w:rsidDel="00000000" w:rsidR="00000000" w:rsidRPr="00000000">
        <w:rPr>
          <w:rtl w:val="0"/>
        </w:rPr>
        <w:t xml:space="preserve">    </w:t>
        <w:tab/>
        <w:t xml:space="preserve">"noerr": 0,</w:t>
      </w:r>
    </w:p>
    <w:p w:rsidR="00000000" w:rsidDel="00000000" w:rsidP="00000000" w:rsidRDefault="00000000" w:rsidRPr="00000000" w14:paraId="000001B9">
      <w:pPr>
        <w:spacing w:after="240" w:before="240" w:lineRule="auto"/>
        <w:rPr/>
      </w:pPr>
      <w:r w:rsidDel="00000000" w:rsidR="00000000" w:rsidRPr="00000000">
        <w:rPr>
          <w:rtl w:val="0"/>
        </w:rPr>
        <w:t xml:space="preserve">        "initialize": "",</w:t>
      </w:r>
    </w:p>
    <w:p w:rsidR="00000000" w:rsidDel="00000000" w:rsidP="00000000" w:rsidRDefault="00000000" w:rsidRPr="00000000" w14:paraId="000001BA">
      <w:pPr>
        <w:spacing w:after="240" w:before="240" w:lineRule="auto"/>
        <w:rPr/>
      </w:pPr>
      <w:r w:rsidDel="00000000" w:rsidR="00000000" w:rsidRPr="00000000">
        <w:rPr>
          <w:rtl w:val="0"/>
        </w:rPr>
        <w:t xml:space="preserve">        "finalize": "",</w:t>
      </w:r>
    </w:p>
    <w:p w:rsidR="00000000" w:rsidDel="00000000" w:rsidP="00000000" w:rsidRDefault="00000000" w:rsidRPr="00000000" w14:paraId="000001BB">
      <w:pPr>
        <w:spacing w:after="240" w:before="240" w:lineRule="auto"/>
        <w:rPr/>
      </w:pPr>
      <w:r w:rsidDel="00000000" w:rsidR="00000000" w:rsidRPr="00000000">
        <w:rPr>
          <w:rtl w:val="0"/>
        </w:rPr>
        <w:t xml:space="preserve">    </w:t>
        <w:tab/>
        <w:t xml:space="preserve">"x": 730,</w:t>
      </w:r>
    </w:p>
    <w:p w:rsidR="00000000" w:rsidDel="00000000" w:rsidP="00000000" w:rsidRDefault="00000000" w:rsidRPr="00000000" w14:paraId="000001BC">
      <w:pPr>
        <w:spacing w:after="240" w:before="240" w:lineRule="auto"/>
        <w:rPr/>
      </w:pPr>
      <w:r w:rsidDel="00000000" w:rsidR="00000000" w:rsidRPr="00000000">
        <w:rPr>
          <w:rtl w:val="0"/>
        </w:rPr>
        <w:t xml:space="preserve">    </w:t>
        <w:tab/>
        <w:t xml:space="preserve">"y": 540,</w:t>
      </w:r>
    </w:p>
    <w:p w:rsidR="00000000" w:rsidDel="00000000" w:rsidP="00000000" w:rsidRDefault="00000000" w:rsidRPr="00000000" w14:paraId="000001BD">
      <w:pPr>
        <w:spacing w:after="240" w:before="240" w:lineRule="auto"/>
        <w:rPr/>
      </w:pPr>
      <w:r w:rsidDel="00000000" w:rsidR="00000000" w:rsidRPr="00000000">
        <w:rPr>
          <w:rtl w:val="0"/>
        </w:rPr>
        <w:t xml:space="preserve">        "wires": [</w:t>
      </w:r>
    </w:p>
    <w:p w:rsidR="00000000" w:rsidDel="00000000" w:rsidP="00000000" w:rsidRDefault="00000000" w:rsidRPr="00000000" w14:paraId="000001BE">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BF">
      <w:pPr>
        <w:spacing w:after="240" w:before="240" w:lineRule="auto"/>
        <w:rPr/>
      </w:pPr>
      <w:r w:rsidDel="00000000" w:rsidR="00000000" w:rsidRPr="00000000">
        <w:rPr>
          <w:rtl w:val="0"/>
        </w:rPr>
        <w:t xml:space="preserve">                "c06031ab.19157",</w:t>
      </w:r>
    </w:p>
    <w:p w:rsidR="00000000" w:rsidDel="00000000" w:rsidP="00000000" w:rsidRDefault="00000000" w:rsidRPr="00000000" w14:paraId="000001C0">
      <w:pPr>
        <w:spacing w:after="240" w:before="240" w:lineRule="auto"/>
        <w:rPr/>
      </w:pPr>
      <w:r w:rsidDel="00000000" w:rsidR="00000000" w:rsidRPr="00000000">
        <w:rPr>
          <w:rtl w:val="0"/>
        </w:rPr>
        <w:t xml:space="preserve">                "dd2bbfc7.71b7e",</w:t>
      </w:r>
    </w:p>
    <w:p w:rsidR="00000000" w:rsidDel="00000000" w:rsidP="00000000" w:rsidRDefault="00000000" w:rsidRPr="00000000" w14:paraId="000001C1">
      <w:pPr>
        <w:spacing w:after="240" w:before="240" w:lineRule="auto"/>
        <w:rPr/>
      </w:pPr>
      <w:r w:rsidDel="00000000" w:rsidR="00000000" w:rsidRPr="00000000">
        <w:rPr>
          <w:rtl w:val="0"/>
        </w:rPr>
        <w:t xml:space="preserve">                "e46b140.d55d7f"</w:t>
      </w:r>
    </w:p>
    <w:p w:rsidR="00000000" w:rsidDel="00000000" w:rsidP="00000000" w:rsidRDefault="00000000" w:rsidRPr="00000000" w14:paraId="000001C2">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C3">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C4">
      <w:pPr>
        <w:spacing w:after="240" w:before="240" w:lineRule="auto"/>
        <w:rPr/>
      </w:pPr>
      <w:r w:rsidDel="00000000" w:rsidR="00000000" w:rsidRPr="00000000">
        <w:rPr>
          <w:rtl w:val="0"/>
        </w:rPr>
        <w:tab/>
        <w:t xml:space="preserve">},</w:t>
      </w:r>
    </w:p>
    <w:p w:rsidR="00000000" w:rsidDel="00000000" w:rsidP="00000000" w:rsidRDefault="00000000" w:rsidRPr="00000000" w14:paraId="000001C5">
      <w:pPr>
        <w:spacing w:after="240" w:before="240" w:lineRule="auto"/>
        <w:rPr/>
      </w:pPr>
      <w:r w:rsidDel="00000000" w:rsidR="00000000" w:rsidRPr="00000000">
        <w:rPr>
          <w:rtl w:val="0"/>
        </w:rPr>
        <w:tab/>
        <w:t xml:space="preserve">{</w:t>
      </w:r>
    </w:p>
    <w:p w:rsidR="00000000" w:rsidDel="00000000" w:rsidP="00000000" w:rsidRDefault="00000000" w:rsidRPr="00000000" w14:paraId="000001C6">
      <w:pPr>
        <w:spacing w:after="240" w:before="240" w:lineRule="auto"/>
        <w:rPr/>
      </w:pPr>
      <w:r w:rsidDel="00000000" w:rsidR="00000000" w:rsidRPr="00000000">
        <w:rPr>
          <w:rtl w:val="0"/>
        </w:rPr>
        <w:t xml:space="preserve">        "id": "6beb419.a75cfc",</w:t>
      </w:r>
    </w:p>
    <w:p w:rsidR="00000000" w:rsidDel="00000000" w:rsidP="00000000" w:rsidRDefault="00000000" w:rsidRPr="00000000" w14:paraId="000001C7">
      <w:pPr>
        <w:spacing w:after="240" w:before="240" w:lineRule="auto"/>
        <w:rPr/>
      </w:pPr>
      <w:r w:rsidDel="00000000" w:rsidR="00000000" w:rsidRPr="00000000">
        <w:rPr>
          <w:rtl w:val="0"/>
        </w:rPr>
        <w:t xml:space="preserve">        "type": "debug",</w:t>
      </w:r>
    </w:p>
    <w:p w:rsidR="00000000" w:rsidDel="00000000" w:rsidP="00000000" w:rsidRDefault="00000000" w:rsidRPr="00000000" w14:paraId="000001C8">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1C9">
      <w:pPr>
        <w:spacing w:after="240" w:before="240" w:lineRule="auto"/>
        <w:rPr/>
      </w:pPr>
      <w:r w:rsidDel="00000000" w:rsidR="00000000" w:rsidRPr="00000000">
        <w:rPr>
          <w:rtl w:val="0"/>
        </w:rPr>
        <w:t xml:space="preserve">        "name": "",</w:t>
      </w:r>
    </w:p>
    <w:p w:rsidR="00000000" w:rsidDel="00000000" w:rsidP="00000000" w:rsidRDefault="00000000" w:rsidRPr="00000000" w14:paraId="000001CA">
      <w:pPr>
        <w:spacing w:after="240" w:before="240" w:lineRule="auto"/>
        <w:rPr/>
      </w:pPr>
      <w:r w:rsidDel="00000000" w:rsidR="00000000" w:rsidRPr="00000000">
        <w:rPr>
          <w:rtl w:val="0"/>
        </w:rPr>
        <w:t xml:space="preserve">        "active": true,</w:t>
      </w:r>
    </w:p>
    <w:p w:rsidR="00000000" w:rsidDel="00000000" w:rsidP="00000000" w:rsidRDefault="00000000" w:rsidRPr="00000000" w14:paraId="000001CB">
      <w:pPr>
        <w:spacing w:after="240" w:before="240" w:lineRule="auto"/>
        <w:rPr/>
      </w:pPr>
      <w:r w:rsidDel="00000000" w:rsidR="00000000" w:rsidRPr="00000000">
        <w:rPr>
          <w:rtl w:val="0"/>
        </w:rPr>
        <w:t xml:space="preserve">        "tosidebar": true,</w:t>
      </w:r>
    </w:p>
    <w:p w:rsidR="00000000" w:rsidDel="00000000" w:rsidP="00000000" w:rsidRDefault="00000000" w:rsidRPr="00000000" w14:paraId="000001CC">
      <w:pPr>
        <w:spacing w:after="240" w:before="240" w:lineRule="auto"/>
        <w:rPr/>
      </w:pPr>
      <w:r w:rsidDel="00000000" w:rsidR="00000000" w:rsidRPr="00000000">
        <w:rPr>
          <w:rtl w:val="0"/>
        </w:rPr>
        <w:t xml:space="preserve">        "console": false,</w:t>
      </w:r>
    </w:p>
    <w:p w:rsidR="00000000" w:rsidDel="00000000" w:rsidP="00000000" w:rsidRDefault="00000000" w:rsidRPr="00000000" w14:paraId="000001CD">
      <w:pPr>
        <w:spacing w:after="240" w:before="240" w:lineRule="auto"/>
        <w:rPr/>
      </w:pPr>
      <w:r w:rsidDel="00000000" w:rsidR="00000000" w:rsidRPr="00000000">
        <w:rPr>
          <w:rtl w:val="0"/>
        </w:rPr>
        <w:t xml:space="preserve">        "tostatus": false,</w:t>
      </w:r>
    </w:p>
    <w:p w:rsidR="00000000" w:rsidDel="00000000" w:rsidP="00000000" w:rsidRDefault="00000000" w:rsidRPr="00000000" w14:paraId="000001CE">
      <w:pPr>
        <w:spacing w:after="240" w:before="240" w:lineRule="auto"/>
        <w:rPr/>
      </w:pPr>
      <w:r w:rsidDel="00000000" w:rsidR="00000000" w:rsidRPr="00000000">
        <w:rPr>
          <w:rtl w:val="0"/>
        </w:rPr>
        <w:t xml:space="preserve">        "complete": "food",</w:t>
      </w:r>
    </w:p>
    <w:p w:rsidR="00000000" w:rsidDel="00000000" w:rsidP="00000000" w:rsidRDefault="00000000" w:rsidRPr="00000000" w14:paraId="000001CF">
      <w:pPr>
        <w:spacing w:after="240" w:before="240" w:lineRule="auto"/>
        <w:rPr/>
      </w:pPr>
      <w:r w:rsidDel="00000000" w:rsidR="00000000" w:rsidRPr="00000000">
        <w:rPr>
          <w:rtl w:val="0"/>
        </w:rPr>
        <w:t xml:space="preserve">        "targetType": "msg",</w:t>
      </w:r>
    </w:p>
    <w:p w:rsidR="00000000" w:rsidDel="00000000" w:rsidP="00000000" w:rsidRDefault="00000000" w:rsidRPr="00000000" w14:paraId="000001D0">
      <w:pPr>
        <w:spacing w:after="240" w:before="240" w:lineRule="auto"/>
        <w:rPr/>
      </w:pPr>
      <w:r w:rsidDel="00000000" w:rsidR="00000000" w:rsidRPr="00000000">
        <w:rPr>
          <w:rtl w:val="0"/>
        </w:rPr>
        <w:t xml:space="preserve">        "statusVal": "",</w:t>
      </w:r>
    </w:p>
    <w:p w:rsidR="00000000" w:rsidDel="00000000" w:rsidP="00000000" w:rsidRDefault="00000000" w:rsidRPr="00000000" w14:paraId="000001D1">
      <w:pPr>
        <w:spacing w:after="240" w:before="240" w:lineRule="auto"/>
        <w:rPr/>
      </w:pPr>
      <w:r w:rsidDel="00000000" w:rsidR="00000000" w:rsidRPr="00000000">
        <w:rPr>
          <w:rtl w:val="0"/>
        </w:rPr>
        <w:t xml:space="preserve">        "statusType": "auto",</w:t>
      </w:r>
    </w:p>
    <w:p w:rsidR="00000000" w:rsidDel="00000000" w:rsidP="00000000" w:rsidRDefault="00000000" w:rsidRPr="00000000" w14:paraId="000001D2">
      <w:pPr>
        <w:spacing w:after="240" w:before="240" w:lineRule="auto"/>
        <w:rPr/>
      </w:pPr>
      <w:r w:rsidDel="00000000" w:rsidR="00000000" w:rsidRPr="00000000">
        <w:rPr>
          <w:rtl w:val="0"/>
        </w:rPr>
        <w:t xml:space="preserve">    </w:t>
        <w:tab/>
        <w:t xml:space="preserve">"x": 400,</w:t>
      </w:r>
    </w:p>
    <w:p w:rsidR="00000000" w:rsidDel="00000000" w:rsidP="00000000" w:rsidRDefault="00000000" w:rsidRPr="00000000" w14:paraId="000001D3">
      <w:pPr>
        <w:spacing w:after="240" w:before="240" w:lineRule="auto"/>
        <w:rPr/>
      </w:pPr>
      <w:r w:rsidDel="00000000" w:rsidR="00000000" w:rsidRPr="00000000">
        <w:rPr>
          <w:rtl w:val="0"/>
        </w:rPr>
        <w:t xml:space="preserve">    </w:t>
        <w:tab/>
        <w:t xml:space="preserve">"y": 320,</w:t>
      </w:r>
    </w:p>
    <w:p w:rsidR="00000000" w:rsidDel="00000000" w:rsidP="00000000" w:rsidRDefault="00000000" w:rsidRPr="00000000" w14:paraId="000001D4">
      <w:pPr>
        <w:spacing w:after="240" w:before="240" w:lineRule="auto"/>
        <w:rPr/>
      </w:pPr>
      <w:r w:rsidDel="00000000" w:rsidR="00000000" w:rsidRPr="00000000">
        <w:rPr>
          <w:rtl w:val="0"/>
        </w:rPr>
        <w:t xml:space="preserve">        "wires": []</w:t>
      </w:r>
    </w:p>
    <w:p w:rsidR="00000000" w:rsidDel="00000000" w:rsidP="00000000" w:rsidRDefault="00000000" w:rsidRPr="00000000" w14:paraId="000001D5">
      <w:pPr>
        <w:spacing w:after="240" w:before="240" w:lineRule="auto"/>
        <w:rPr/>
      </w:pPr>
      <w:r w:rsidDel="00000000" w:rsidR="00000000" w:rsidRPr="00000000">
        <w:rPr>
          <w:rtl w:val="0"/>
        </w:rPr>
        <w:tab/>
        <w:t xml:space="preserve">},</w:t>
      </w:r>
    </w:p>
    <w:p w:rsidR="00000000" w:rsidDel="00000000" w:rsidP="00000000" w:rsidRDefault="00000000" w:rsidRPr="00000000" w14:paraId="000001D6">
      <w:pPr>
        <w:spacing w:after="240" w:before="240" w:lineRule="auto"/>
        <w:rPr/>
      </w:pPr>
      <w:r w:rsidDel="00000000" w:rsidR="00000000" w:rsidRPr="00000000">
        <w:rPr>
          <w:rtl w:val="0"/>
        </w:rPr>
        <w:tab/>
        <w:t xml:space="preserve">{</w:t>
      </w:r>
    </w:p>
    <w:p w:rsidR="00000000" w:rsidDel="00000000" w:rsidP="00000000" w:rsidRDefault="00000000" w:rsidRPr="00000000" w14:paraId="000001D7">
      <w:pPr>
        <w:spacing w:after="240" w:before="240" w:lineRule="auto"/>
        <w:rPr/>
      </w:pPr>
      <w:r w:rsidDel="00000000" w:rsidR="00000000" w:rsidRPr="00000000">
        <w:rPr>
          <w:rtl w:val="0"/>
        </w:rPr>
        <w:t xml:space="preserve">        "id": "bae64cc8.d269d",</w:t>
      </w:r>
    </w:p>
    <w:p w:rsidR="00000000" w:rsidDel="00000000" w:rsidP="00000000" w:rsidRDefault="00000000" w:rsidRPr="00000000" w14:paraId="000001D8">
      <w:pPr>
        <w:spacing w:after="240" w:before="240" w:lineRule="auto"/>
        <w:rPr/>
      </w:pPr>
      <w:r w:rsidDel="00000000" w:rsidR="00000000" w:rsidRPr="00000000">
        <w:rPr>
          <w:rtl w:val="0"/>
        </w:rPr>
        <w:t xml:space="preserve">        "type": "debug",</w:t>
      </w:r>
    </w:p>
    <w:p w:rsidR="00000000" w:rsidDel="00000000" w:rsidP="00000000" w:rsidRDefault="00000000" w:rsidRPr="00000000" w14:paraId="000001D9">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1DA">
      <w:pPr>
        <w:spacing w:after="240" w:before="240" w:lineRule="auto"/>
        <w:rPr/>
      </w:pPr>
      <w:r w:rsidDel="00000000" w:rsidR="00000000" w:rsidRPr="00000000">
        <w:rPr>
          <w:rtl w:val="0"/>
        </w:rPr>
        <w:t xml:space="preserve">        "name": "",</w:t>
      </w:r>
    </w:p>
    <w:p w:rsidR="00000000" w:rsidDel="00000000" w:rsidP="00000000" w:rsidRDefault="00000000" w:rsidRPr="00000000" w14:paraId="000001DB">
      <w:pPr>
        <w:spacing w:after="240" w:before="240" w:lineRule="auto"/>
        <w:rPr/>
      </w:pPr>
      <w:r w:rsidDel="00000000" w:rsidR="00000000" w:rsidRPr="00000000">
        <w:rPr>
          <w:rtl w:val="0"/>
        </w:rPr>
        <w:t xml:space="preserve">        "active": true,</w:t>
      </w:r>
    </w:p>
    <w:p w:rsidR="00000000" w:rsidDel="00000000" w:rsidP="00000000" w:rsidRDefault="00000000" w:rsidRPr="00000000" w14:paraId="000001DC">
      <w:pPr>
        <w:spacing w:after="240" w:before="240" w:lineRule="auto"/>
        <w:rPr/>
      </w:pPr>
      <w:r w:rsidDel="00000000" w:rsidR="00000000" w:rsidRPr="00000000">
        <w:rPr>
          <w:rtl w:val="0"/>
        </w:rPr>
        <w:t xml:space="preserve">        "tosidebar": true,</w:t>
      </w:r>
    </w:p>
    <w:p w:rsidR="00000000" w:rsidDel="00000000" w:rsidP="00000000" w:rsidRDefault="00000000" w:rsidRPr="00000000" w14:paraId="000001DD">
      <w:pPr>
        <w:spacing w:after="240" w:before="240" w:lineRule="auto"/>
        <w:rPr/>
      </w:pPr>
      <w:r w:rsidDel="00000000" w:rsidR="00000000" w:rsidRPr="00000000">
        <w:rPr>
          <w:rtl w:val="0"/>
        </w:rPr>
        <w:t xml:space="preserve">        "console": false,</w:t>
      </w:r>
    </w:p>
    <w:p w:rsidR="00000000" w:rsidDel="00000000" w:rsidP="00000000" w:rsidRDefault="00000000" w:rsidRPr="00000000" w14:paraId="000001DE">
      <w:pPr>
        <w:spacing w:after="240" w:before="240" w:lineRule="auto"/>
        <w:rPr/>
      </w:pPr>
      <w:r w:rsidDel="00000000" w:rsidR="00000000" w:rsidRPr="00000000">
        <w:rPr>
          <w:rtl w:val="0"/>
        </w:rPr>
        <w:t xml:space="preserve">        "tostatus": false,</w:t>
      </w:r>
    </w:p>
    <w:p w:rsidR="00000000" w:rsidDel="00000000" w:rsidP="00000000" w:rsidRDefault="00000000" w:rsidRPr="00000000" w14:paraId="000001DF">
      <w:pPr>
        <w:spacing w:after="240" w:before="240" w:lineRule="auto"/>
        <w:rPr/>
      </w:pPr>
      <w:r w:rsidDel="00000000" w:rsidR="00000000" w:rsidRPr="00000000">
        <w:rPr>
          <w:rtl w:val="0"/>
        </w:rPr>
        <w:t xml:space="preserve">        "complete": "payload",</w:t>
      </w:r>
    </w:p>
    <w:p w:rsidR="00000000" w:rsidDel="00000000" w:rsidP="00000000" w:rsidRDefault="00000000" w:rsidRPr="00000000" w14:paraId="000001E0">
      <w:pPr>
        <w:spacing w:after="240" w:before="240" w:lineRule="auto"/>
        <w:rPr/>
      </w:pPr>
      <w:r w:rsidDel="00000000" w:rsidR="00000000" w:rsidRPr="00000000">
        <w:rPr>
          <w:rtl w:val="0"/>
        </w:rPr>
        <w:t xml:space="preserve">        "targetType": "msg",</w:t>
      </w:r>
    </w:p>
    <w:p w:rsidR="00000000" w:rsidDel="00000000" w:rsidP="00000000" w:rsidRDefault="00000000" w:rsidRPr="00000000" w14:paraId="000001E1">
      <w:pPr>
        <w:spacing w:after="240" w:before="240" w:lineRule="auto"/>
        <w:rPr/>
      </w:pPr>
      <w:r w:rsidDel="00000000" w:rsidR="00000000" w:rsidRPr="00000000">
        <w:rPr>
          <w:rtl w:val="0"/>
        </w:rPr>
        <w:t xml:space="preserve">        "statusVal": "",</w:t>
      </w:r>
    </w:p>
    <w:p w:rsidR="00000000" w:rsidDel="00000000" w:rsidP="00000000" w:rsidRDefault="00000000" w:rsidRPr="00000000" w14:paraId="000001E2">
      <w:pPr>
        <w:spacing w:after="240" w:before="240" w:lineRule="auto"/>
        <w:rPr/>
      </w:pPr>
      <w:r w:rsidDel="00000000" w:rsidR="00000000" w:rsidRPr="00000000">
        <w:rPr>
          <w:rtl w:val="0"/>
        </w:rPr>
        <w:t xml:space="preserve">        "statusType": "auto",</w:t>
      </w:r>
    </w:p>
    <w:p w:rsidR="00000000" w:rsidDel="00000000" w:rsidP="00000000" w:rsidRDefault="00000000" w:rsidRPr="00000000" w14:paraId="000001E3">
      <w:pPr>
        <w:spacing w:after="240" w:before="240" w:lineRule="auto"/>
        <w:rPr/>
      </w:pPr>
      <w:r w:rsidDel="00000000" w:rsidR="00000000" w:rsidRPr="00000000">
        <w:rPr>
          <w:rtl w:val="0"/>
        </w:rPr>
        <w:t xml:space="preserve">    </w:t>
        <w:tab/>
        <w:t xml:space="preserve">"x": 670,</w:t>
      </w:r>
    </w:p>
    <w:p w:rsidR="00000000" w:rsidDel="00000000" w:rsidP="00000000" w:rsidRDefault="00000000" w:rsidRPr="00000000" w14:paraId="000001E4">
      <w:pPr>
        <w:spacing w:after="240" w:before="240" w:lineRule="auto"/>
        <w:rPr/>
      </w:pPr>
      <w:r w:rsidDel="00000000" w:rsidR="00000000" w:rsidRPr="00000000">
        <w:rPr>
          <w:rtl w:val="0"/>
        </w:rPr>
        <w:t xml:space="preserve">    </w:t>
        <w:tab/>
        <w:t xml:space="preserve">"y": 360,</w:t>
      </w:r>
    </w:p>
    <w:p w:rsidR="00000000" w:rsidDel="00000000" w:rsidP="00000000" w:rsidRDefault="00000000" w:rsidRPr="00000000" w14:paraId="000001E5">
      <w:pPr>
        <w:spacing w:after="240" w:before="240" w:lineRule="auto"/>
        <w:rPr/>
      </w:pPr>
      <w:r w:rsidDel="00000000" w:rsidR="00000000" w:rsidRPr="00000000">
        <w:rPr>
          <w:rtl w:val="0"/>
        </w:rPr>
        <w:t xml:space="preserve">        "wires": []</w:t>
      </w:r>
    </w:p>
    <w:p w:rsidR="00000000" w:rsidDel="00000000" w:rsidP="00000000" w:rsidRDefault="00000000" w:rsidRPr="00000000" w14:paraId="000001E6">
      <w:pPr>
        <w:spacing w:after="240" w:before="240" w:lineRule="auto"/>
        <w:rPr/>
      </w:pPr>
      <w:r w:rsidDel="00000000" w:rsidR="00000000" w:rsidRPr="00000000">
        <w:rPr>
          <w:rtl w:val="0"/>
        </w:rPr>
        <w:tab/>
        <w:t xml:space="preserve">},</w:t>
      </w:r>
    </w:p>
    <w:p w:rsidR="00000000" w:rsidDel="00000000" w:rsidP="00000000" w:rsidRDefault="00000000" w:rsidRPr="00000000" w14:paraId="000001E7">
      <w:pPr>
        <w:spacing w:after="240" w:before="240" w:lineRule="auto"/>
        <w:rPr/>
      </w:pPr>
      <w:r w:rsidDel="00000000" w:rsidR="00000000" w:rsidRPr="00000000">
        <w:rPr>
          <w:rtl w:val="0"/>
        </w:rPr>
        <w:tab/>
        <w:t xml:space="preserve">{</w:t>
      </w:r>
    </w:p>
    <w:p w:rsidR="00000000" w:rsidDel="00000000" w:rsidP="00000000" w:rsidRDefault="00000000" w:rsidRPr="00000000" w14:paraId="000001E8">
      <w:pPr>
        <w:spacing w:after="240" w:before="240" w:lineRule="auto"/>
        <w:rPr/>
      </w:pPr>
      <w:r w:rsidDel="00000000" w:rsidR="00000000" w:rsidRPr="00000000">
        <w:rPr>
          <w:rtl w:val="0"/>
        </w:rPr>
        <w:t xml:space="preserve">        "id": "a458fe30.5c58c",</w:t>
      </w:r>
    </w:p>
    <w:p w:rsidR="00000000" w:rsidDel="00000000" w:rsidP="00000000" w:rsidRDefault="00000000" w:rsidRPr="00000000" w14:paraId="000001E9">
      <w:pPr>
        <w:spacing w:after="240" w:before="240" w:lineRule="auto"/>
        <w:rPr/>
      </w:pPr>
      <w:r w:rsidDel="00000000" w:rsidR="00000000" w:rsidRPr="00000000">
        <w:rPr>
          <w:rtl w:val="0"/>
        </w:rPr>
        <w:t xml:space="preserve">        "type": "function",</w:t>
      </w:r>
    </w:p>
    <w:p w:rsidR="00000000" w:rsidDel="00000000" w:rsidP="00000000" w:rsidRDefault="00000000" w:rsidRPr="00000000" w14:paraId="000001EA">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1EB">
      <w:pPr>
        <w:spacing w:after="240" w:before="240" w:lineRule="auto"/>
        <w:rPr/>
      </w:pPr>
      <w:r w:rsidDel="00000000" w:rsidR="00000000" w:rsidRPr="00000000">
        <w:rPr>
          <w:rtl w:val="0"/>
        </w:rPr>
        <w:t xml:space="preserve">        "name": "Nutritionix API",</w:t>
      </w:r>
    </w:p>
    <w:p w:rsidR="00000000" w:rsidDel="00000000" w:rsidP="00000000" w:rsidRDefault="00000000" w:rsidRPr="00000000" w14:paraId="000001EC">
      <w:pPr>
        <w:spacing w:after="240" w:before="240" w:lineRule="auto"/>
        <w:rPr/>
      </w:pPr>
      <w:r w:rsidDel="00000000" w:rsidR="00000000" w:rsidRPr="00000000">
        <w:rPr>
          <w:rtl w:val="0"/>
        </w:rPr>
        <w:t xml:space="preserve">        "func": "msg.url = \"https://trackapi.nutritionix.com/v2/search/instant?query=\"+msg.food\nmsg.headers = {\"Content-Type\": \"application/json\",\"x-app-id\":\"eb9237eb\",\"x-app-key\" :\"2081975a45af21160442584b40403f87\"};\nreturn msg;\n",</w:t>
      </w:r>
    </w:p>
    <w:p w:rsidR="00000000" w:rsidDel="00000000" w:rsidP="00000000" w:rsidRDefault="00000000" w:rsidRPr="00000000" w14:paraId="000001ED">
      <w:pPr>
        <w:spacing w:after="240" w:before="240" w:lineRule="auto"/>
        <w:rPr/>
      </w:pPr>
      <w:r w:rsidDel="00000000" w:rsidR="00000000" w:rsidRPr="00000000">
        <w:rPr>
          <w:rtl w:val="0"/>
        </w:rPr>
        <w:t xml:space="preserve">        "outputs": 1,</w:t>
      </w:r>
    </w:p>
    <w:p w:rsidR="00000000" w:rsidDel="00000000" w:rsidP="00000000" w:rsidRDefault="00000000" w:rsidRPr="00000000" w14:paraId="000001EE">
      <w:pPr>
        <w:spacing w:after="240" w:before="240" w:lineRule="auto"/>
        <w:rPr/>
      </w:pPr>
      <w:r w:rsidDel="00000000" w:rsidR="00000000" w:rsidRPr="00000000">
        <w:rPr>
          <w:rtl w:val="0"/>
        </w:rPr>
        <w:t xml:space="preserve">        "noerr": 0,</w:t>
      </w:r>
    </w:p>
    <w:p w:rsidR="00000000" w:rsidDel="00000000" w:rsidP="00000000" w:rsidRDefault="00000000" w:rsidRPr="00000000" w14:paraId="000001EF">
      <w:pPr>
        <w:spacing w:after="240" w:before="240" w:lineRule="auto"/>
        <w:rPr/>
      </w:pPr>
      <w:r w:rsidDel="00000000" w:rsidR="00000000" w:rsidRPr="00000000">
        <w:rPr>
          <w:rtl w:val="0"/>
        </w:rPr>
        <w:t xml:space="preserve">        "initialize": "",</w:t>
      </w:r>
    </w:p>
    <w:p w:rsidR="00000000" w:rsidDel="00000000" w:rsidP="00000000" w:rsidRDefault="00000000" w:rsidRPr="00000000" w14:paraId="000001F0">
      <w:pPr>
        <w:spacing w:after="240" w:before="240" w:lineRule="auto"/>
        <w:rPr/>
      </w:pPr>
      <w:r w:rsidDel="00000000" w:rsidR="00000000" w:rsidRPr="00000000">
        <w:rPr>
          <w:rtl w:val="0"/>
        </w:rPr>
        <w:t xml:space="preserve">    </w:t>
        <w:tab/>
        <w:t xml:space="preserve">"finalize": "",</w:t>
      </w:r>
    </w:p>
    <w:p w:rsidR="00000000" w:rsidDel="00000000" w:rsidP="00000000" w:rsidRDefault="00000000" w:rsidRPr="00000000" w14:paraId="000001F1">
      <w:pPr>
        <w:spacing w:after="240" w:before="240" w:lineRule="auto"/>
        <w:rPr/>
      </w:pPr>
      <w:r w:rsidDel="00000000" w:rsidR="00000000" w:rsidRPr="00000000">
        <w:rPr>
          <w:rtl w:val="0"/>
        </w:rPr>
        <w:t xml:space="preserve">    </w:t>
        <w:tab/>
        <w:t xml:space="preserve">"x": 240,</w:t>
      </w:r>
    </w:p>
    <w:p w:rsidR="00000000" w:rsidDel="00000000" w:rsidP="00000000" w:rsidRDefault="00000000" w:rsidRPr="00000000" w14:paraId="000001F2">
      <w:pPr>
        <w:spacing w:after="240" w:before="240" w:lineRule="auto"/>
        <w:rPr/>
      </w:pPr>
      <w:r w:rsidDel="00000000" w:rsidR="00000000" w:rsidRPr="00000000">
        <w:rPr>
          <w:rtl w:val="0"/>
        </w:rPr>
        <w:t xml:space="preserve">    </w:t>
        <w:tab/>
        <w:t xml:space="preserve">"y": 440,</w:t>
      </w:r>
    </w:p>
    <w:p w:rsidR="00000000" w:rsidDel="00000000" w:rsidP="00000000" w:rsidRDefault="00000000" w:rsidRPr="00000000" w14:paraId="000001F3">
      <w:pPr>
        <w:spacing w:after="240" w:before="240" w:lineRule="auto"/>
        <w:rPr/>
      </w:pPr>
      <w:r w:rsidDel="00000000" w:rsidR="00000000" w:rsidRPr="00000000">
        <w:rPr>
          <w:rtl w:val="0"/>
        </w:rPr>
        <w:t xml:space="preserve">        "wires": [</w:t>
      </w:r>
    </w:p>
    <w:p w:rsidR="00000000" w:rsidDel="00000000" w:rsidP="00000000" w:rsidRDefault="00000000" w:rsidRPr="00000000" w14:paraId="000001F4">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F5">
      <w:pPr>
        <w:spacing w:after="240" w:before="240" w:lineRule="auto"/>
        <w:rPr/>
      </w:pPr>
      <w:r w:rsidDel="00000000" w:rsidR="00000000" w:rsidRPr="00000000">
        <w:rPr>
          <w:rtl w:val="0"/>
        </w:rPr>
        <w:t xml:space="preserve">                "d2f78312.6c868"</w:t>
      </w:r>
    </w:p>
    <w:p w:rsidR="00000000" w:rsidDel="00000000" w:rsidP="00000000" w:rsidRDefault="00000000" w:rsidRPr="00000000" w14:paraId="000001F6">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F7">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1F8">
      <w:pPr>
        <w:spacing w:after="240" w:before="240" w:lineRule="auto"/>
        <w:rPr/>
      </w:pPr>
      <w:r w:rsidDel="00000000" w:rsidR="00000000" w:rsidRPr="00000000">
        <w:rPr>
          <w:rtl w:val="0"/>
        </w:rPr>
        <w:tab/>
        <w:t xml:space="preserve">},</w:t>
      </w:r>
    </w:p>
    <w:p w:rsidR="00000000" w:rsidDel="00000000" w:rsidP="00000000" w:rsidRDefault="00000000" w:rsidRPr="00000000" w14:paraId="000001F9">
      <w:pPr>
        <w:spacing w:after="240" w:before="240" w:lineRule="auto"/>
        <w:rPr/>
      </w:pPr>
      <w:r w:rsidDel="00000000" w:rsidR="00000000" w:rsidRPr="00000000">
        <w:rPr>
          <w:rtl w:val="0"/>
        </w:rPr>
        <w:tab/>
        <w:t xml:space="preserve">{</w:t>
      </w:r>
    </w:p>
    <w:p w:rsidR="00000000" w:rsidDel="00000000" w:rsidP="00000000" w:rsidRDefault="00000000" w:rsidRPr="00000000" w14:paraId="000001FA">
      <w:pPr>
        <w:spacing w:after="240" w:before="240" w:lineRule="auto"/>
        <w:rPr/>
      </w:pPr>
      <w:r w:rsidDel="00000000" w:rsidR="00000000" w:rsidRPr="00000000">
        <w:rPr>
          <w:rtl w:val="0"/>
        </w:rPr>
        <w:t xml:space="preserve">        "id": "996d7110.0e2b9",</w:t>
      </w:r>
    </w:p>
    <w:p w:rsidR="00000000" w:rsidDel="00000000" w:rsidP="00000000" w:rsidRDefault="00000000" w:rsidRPr="00000000" w14:paraId="000001FB">
      <w:pPr>
        <w:spacing w:after="240" w:before="240" w:lineRule="auto"/>
        <w:rPr/>
      </w:pPr>
      <w:r w:rsidDel="00000000" w:rsidR="00000000" w:rsidRPr="00000000">
        <w:rPr>
          <w:rtl w:val="0"/>
        </w:rPr>
        <w:t xml:space="preserve">        "type": "http request",</w:t>
      </w:r>
    </w:p>
    <w:p w:rsidR="00000000" w:rsidDel="00000000" w:rsidP="00000000" w:rsidRDefault="00000000" w:rsidRPr="00000000" w14:paraId="000001FC">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1FD">
      <w:pPr>
        <w:spacing w:after="240" w:before="240" w:lineRule="auto"/>
        <w:rPr/>
      </w:pPr>
      <w:r w:rsidDel="00000000" w:rsidR="00000000" w:rsidRPr="00000000">
        <w:rPr>
          <w:rtl w:val="0"/>
        </w:rPr>
        <w:t xml:space="preserve">        "name": "",</w:t>
      </w:r>
    </w:p>
    <w:p w:rsidR="00000000" w:rsidDel="00000000" w:rsidP="00000000" w:rsidRDefault="00000000" w:rsidRPr="00000000" w14:paraId="000001FE">
      <w:pPr>
        <w:spacing w:after="240" w:before="240" w:lineRule="auto"/>
        <w:rPr/>
      </w:pPr>
      <w:r w:rsidDel="00000000" w:rsidR="00000000" w:rsidRPr="00000000">
        <w:rPr>
          <w:rtl w:val="0"/>
        </w:rPr>
        <w:t xml:space="preserve">        "method": "POST",</w:t>
      </w:r>
    </w:p>
    <w:p w:rsidR="00000000" w:rsidDel="00000000" w:rsidP="00000000" w:rsidRDefault="00000000" w:rsidRPr="00000000" w14:paraId="000001FF">
      <w:pPr>
        <w:spacing w:after="240" w:before="240" w:lineRule="auto"/>
        <w:rPr/>
      </w:pPr>
      <w:r w:rsidDel="00000000" w:rsidR="00000000" w:rsidRPr="00000000">
        <w:rPr>
          <w:rtl w:val="0"/>
        </w:rPr>
        <w:t xml:space="preserve">        "ret": "txt",</w:t>
      </w:r>
    </w:p>
    <w:p w:rsidR="00000000" w:rsidDel="00000000" w:rsidP="00000000" w:rsidRDefault="00000000" w:rsidRPr="00000000" w14:paraId="00000200">
      <w:pPr>
        <w:spacing w:after="240" w:before="240" w:lineRule="auto"/>
        <w:rPr/>
      </w:pPr>
      <w:r w:rsidDel="00000000" w:rsidR="00000000" w:rsidRPr="00000000">
        <w:rPr>
          <w:rtl w:val="0"/>
        </w:rPr>
        <w:t xml:space="preserve">        "paytoqs": "ignore",</w:t>
      </w:r>
    </w:p>
    <w:p w:rsidR="00000000" w:rsidDel="00000000" w:rsidP="00000000" w:rsidRDefault="00000000" w:rsidRPr="00000000" w14:paraId="00000201">
      <w:pPr>
        <w:spacing w:after="240" w:before="240" w:lineRule="auto"/>
        <w:rPr/>
      </w:pPr>
      <w:r w:rsidDel="00000000" w:rsidR="00000000" w:rsidRPr="00000000">
        <w:rPr>
          <w:rtl w:val="0"/>
        </w:rPr>
        <w:t xml:space="preserve">        "url": "",</w:t>
      </w:r>
    </w:p>
    <w:p w:rsidR="00000000" w:rsidDel="00000000" w:rsidP="00000000" w:rsidRDefault="00000000" w:rsidRPr="00000000" w14:paraId="00000202">
      <w:pPr>
        <w:spacing w:after="240" w:before="240" w:lineRule="auto"/>
        <w:rPr/>
      </w:pPr>
      <w:r w:rsidDel="00000000" w:rsidR="00000000" w:rsidRPr="00000000">
        <w:rPr>
          <w:rtl w:val="0"/>
        </w:rPr>
        <w:t xml:space="preserve">        "tls": "",</w:t>
      </w:r>
    </w:p>
    <w:p w:rsidR="00000000" w:rsidDel="00000000" w:rsidP="00000000" w:rsidRDefault="00000000" w:rsidRPr="00000000" w14:paraId="00000203">
      <w:pPr>
        <w:spacing w:after="240" w:before="240" w:lineRule="auto"/>
        <w:rPr/>
      </w:pPr>
      <w:r w:rsidDel="00000000" w:rsidR="00000000" w:rsidRPr="00000000">
        <w:rPr>
          <w:rtl w:val="0"/>
        </w:rPr>
        <w:t xml:space="preserve">        "persist": false,</w:t>
      </w:r>
    </w:p>
    <w:p w:rsidR="00000000" w:rsidDel="00000000" w:rsidP="00000000" w:rsidRDefault="00000000" w:rsidRPr="00000000" w14:paraId="00000204">
      <w:pPr>
        <w:spacing w:after="240" w:before="240" w:lineRule="auto"/>
        <w:rPr/>
      </w:pPr>
      <w:r w:rsidDel="00000000" w:rsidR="00000000" w:rsidRPr="00000000">
        <w:rPr>
          <w:rtl w:val="0"/>
        </w:rPr>
        <w:t xml:space="preserve">        "proxy": "",</w:t>
      </w:r>
    </w:p>
    <w:p w:rsidR="00000000" w:rsidDel="00000000" w:rsidP="00000000" w:rsidRDefault="00000000" w:rsidRPr="00000000" w14:paraId="00000205">
      <w:pPr>
        <w:spacing w:after="240" w:before="240" w:lineRule="auto"/>
        <w:rPr/>
      </w:pPr>
      <w:r w:rsidDel="00000000" w:rsidR="00000000" w:rsidRPr="00000000">
        <w:rPr>
          <w:rtl w:val="0"/>
        </w:rPr>
        <w:t xml:space="preserve">        "authType": "",</w:t>
      </w:r>
    </w:p>
    <w:p w:rsidR="00000000" w:rsidDel="00000000" w:rsidP="00000000" w:rsidRDefault="00000000" w:rsidRPr="00000000" w14:paraId="00000206">
      <w:pPr>
        <w:spacing w:after="240" w:before="240" w:lineRule="auto"/>
        <w:rPr/>
      </w:pPr>
      <w:r w:rsidDel="00000000" w:rsidR="00000000" w:rsidRPr="00000000">
        <w:rPr>
          <w:rtl w:val="0"/>
        </w:rPr>
        <w:t xml:space="preserve">    </w:t>
        <w:tab/>
        <w:t xml:space="preserve">"x": 430,</w:t>
      </w:r>
    </w:p>
    <w:p w:rsidR="00000000" w:rsidDel="00000000" w:rsidP="00000000" w:rsidRDefault="00000000" w:rsidRPr="00000000" w14:paraId="00000207">
      <w:pPr>
        <w:spacing w:after="240" w:before="240" w:lineRule="auto"/>
        <w:rPr/>
      </w:pPr>
      <w:r w:rsidDel="00000000" w:rsidR="00000000" w:rsidRPr="00000000">
        <w:rPr>
          <w:rtl w:val="0"/>
        </w:rPr>
        <w:t xml:space="preserve">    </w:t>
        <w:tab/>
        <w:t xml:space="preserve">"y": 540,</w:t>
      </w:r>
    </w:p>
    <w:p w:rsidR="00000000" w:rsidDel="00000000" w:rsidP="00000000" w:rsidRDefault="00000000" w:rsidRPr="00000000" w14:paraId="00000208">
      <w:pPr>
        <w:spacing w:after="240" w:before="240" w:lineRule="auto"/>
        <w:rPr/>
      </w:pPr>
      <w:r w:rsidDel="00000000" w:rsidR="00000000" w:rsidRPr="00000000">
        <w:rPr>
          <w:rtl w:val="0"/>
        </w:rPr>
        <w:t xml:space="preserve">    </w:t>
        <w:tab/>
        <w:t xml:space="preserve">"wires": [</w:t>
      </w:r>
    </w:p>
    <w:p w:rsidR="00000000" w:rsidDel="00000000" w:rsidP="00000000" w:rsidRDefault="00000000" w:rsidRPr="00000000" w14:paraId="00000209">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0A">
      <w:pPr>
        <w:spacing w:after="240" w:before="240" w:lineRule="auto"/>
        <w:rPr/>
      </w:pPr>
      <w:r w:rsidDel="00000000" w:rsidR="00000000" w:rsidRPr="00000000">
        <w:rPr>
          <w:rtl w:val="0"/>
        </w:rPr>
        <w:t xml:space="preserve">                "992f7f8a.71777"</w:t>
      </w:r>
    </w:p>
    <w:p w:rsidR="00000000" w:rsidDel="00000000" w:rsidP="00000000" w:rsidRDefault="00000000" w:rsidRPr="00000000" w14:paraId="0000020B">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0C">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0D">
      <w:pPr>
        <w:spacing w:after="240" w:before="240" w:lineRule="auto"/>
        <w:rPr/>
      </w:pPr>
      <w:r w:rsidDel="00000000" w:rsidR="00000000" w:rsidRPr="00000000">
        <w:rPr>
          <w:rtl w:val="0"/>
        </w:rPr>
        <w:tab/>
        <w:t xml:space="preserve">},</w:t>
      </w:r>
    </w:p>
    <w:p w:rsidR="00000000" w:rsidDel="00000000" w:rsidP="00000000" w:rsidRDefault="00000000" w:rsidRPr="00000000" w14:paraId="0000020E">
      <w:pPr>
        <w:spacing w:after="240" w:before="240" w:lineRule="auto"/>
        <w:rPr/>
      </w:pPr>
      <w:r w:rsidDel="00000000" w:rsidR="00000000" w:rsidRPr="00000000">
        <w:rPr>
          <w:rtl w:val="0"/>
        </w:rPr>
        <w:tab/>
        <w:t xml:space="preserve">{</w:t>
      </w:r>
    </w:p>
    <w:p w:rsidR="00000000" w:rsidDel="00000000" w:rsidP="00000000" w:rsidRDefault="00000000" w:rsidRPr="00000000" w14:paraId="0000020F">
      <w:pPr>
        <w:spacing w:after="240" w:before="240" w:lineRule="auto"/>
        <w:rPr/>
      </w:pPr>
      <w:r w:rsidDel="00000000" w:rsidR="00000000" w:rsidRPr="00000000">
        <w:rPr>
          <w:rtl w:val="0"/>
        </w:rPr>
        <w:t xml:space="preserve">        "id": "bb16cb0c.8b9e48",</w:t>
      </w:r>
    </w:p>
    <w:p w:rsidR="00000000" w:rsidDel="00000000" w:rsidP="00000000" w:rsidRDefault="00000000" w:rsidRPr="00000000" w14:paraId="00000210">
      <w:pPr>
        <w:spacing w:after="240" w:before="240" w:lineRule="auto"/>
        <w:rPr/>
      </w:pPr>
      <w:r w:rsidDel="00000000" w:rsidR="00000000" w:rsidRPr="00000000">
        <w:rPr>
          <w:rtl w:val="0"/>
        </w:rPr>
        <w:t xml:space="preserve">        "type": "function",</w:t>
      </w:r>
    </w:p>
    <w:p w:rsidR="00000000" w:rsidDel="00000000" w:rsidP="00000000" w:rsidRDefault="00000000" w:rsidRPr="00000000" w14:paraId="00000211">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212">
      <w:pPr>
        <w:spacing w:after="240" w:before="240" w:lineRule="auto"/>
        <w:rPr/>
      </w:pPr>
      <w:r w:rsidDel="00000000" w:rsidR="00000000" w:rsidRPr="00000000">
        <w:rPr>
          <w:rtl w:val="0"/>
        </w:rPr>
        <w:t xml:space="preserve">        "name": "Get nutirtionix",</w:t>
      </w:r>
    </w:p>
    <w:p w:rsidR="00000000" w:rsidDel="00000000" w:rsidP="00000000" w:rsidRDefault="00000000" w:rsidRPr="00000000" w14:paraId="00000213">
      <w:pPr>
        <w:spacing w:after="240" w:before="240" w:lineRule="auto"/>
        <w:rPr/>
      </w:pPr>
      <w:r w:rsidDel="00000000" w:rsidR="00000000" w:rsidRPr="00000000">
        <w:rPr>
          <w:rtl w:val="0"/>
        </w:rPr>
        <w:t xml:space="preserve">        "func": "msg.url = \"https://trackapi.nutritionix.com/v2/natural/nutrients\"\nmsg.headers = {\"Content-Type\": \"application/json\",\"x-app-id\":\"eb9237eb\",\"x-app-key\" :\"2081975a45af21160442584b40403f87\",\"accept\": \"application/json\"};\nmsg.payload = {query:msg.payload.common[0].food_name}\nreturn msg;\n",</w:t>
      </w:r>
    </w:p>
    <w:p w:rsidR="00000000" w:rsidDel="00000000" w:rsidP="00000000" w:rsidRDefault="00000000" w:rsidRPr="00000000" w14:paraId="00000214">
      <w:pPr>
        <w:spacing w:after="240" w:before="240" w:lineRule="auto"/>
        <w:rPr/>
      </w:pPr>
      <w:r w:rsidDel="00000000" w:rsidR="00000000" w:rsidRPr="00000000">
        <w:rPr>
          <w:rtl w:val="0"/>
        </w:rPr>
        <w:t xml:space="preserve">        "outputs": 1,</w:t>
      </w:r>
    </w:p>
    <w:p w:rsidR="00000000" w:rsidDel="00000000" w:rsidP="00000000" w:rsidRDefault="00000000" w:rsidRPr="00000000" w14:paraId="00000215">
      <w:pPr>
        <w:spacing w:after="240" w:before="240" w:lineRule="auto"/>
        <w:rPr/>
      </w:pPr>
      <w:r w:rsidDel="00000000" w:rsidR="00000000" w:rsidRPr="00000000">
        <w:rPr>
          <w:rtl w:val="0"/>
        </w:rPr>
        <w:t xml:space="preserve">        "noerr": 0,</w:t>
      </w:r>
    </w:p>
    <w:p w:rsidR="00000000" w:rsidDel="00000000" w:rsidP="00000000" w:rsidRDefault="00000000" w:rsidRPr="00000000" w14:paraId="00000216">
      <w:pPr>
        <w:spacing w:after="240" w:before="240" w:lineRule="auto"/>
        <w:rPr/>
      </w:pPr>
      <w:r w:rsidDel="00000000" w:rsidR="00000000" w:rsidRPr="00000000">
        <w:rPr>
          <w:rtl w:val="0"/>
        </w:rPr>
        <w:t xml:space="preserve">        "initialize": "",</w:t>
      </w:r>
    </w:p>
    <w:p w:rsidR="00000000" w:rsidDel="00000000" w:rsidP="00000000" w:rsidRDefault="00000000" w:rsidRPr="00000000" w14:paraId="00000217">
      <w:pPr>
        <w:spacing w:after="240" w:before="240" w:lineRule="auto"/>
        <w:rPr/>
      </w:pPr>
      <w:r w:rsidDel="00000000" w:rsidR="00000000" w:rsidRPr="00000000">
        <w:rPr>
          <w:rtl w:val="0"/>
        </w:rPr>
        <w:t xml:space="preserve">        "finalize": "",</w:t>
      </w:r>
    </w:p>
    <w:p w:rsidR="00000000" w:rsidDel="00000000" w:rsidP="00000000" w:rsidRDefault="00000000" w:rsidRPr="00000000" w14:paraId="00000218">
      <w:pPr>
        <w:spacing w:after="240" w:before="240" w:lineRule="auto"/>
        <w:rPr/>
      </w:pPr>
      <w:r w:rsidDel="00000000" w:rsidR="00000000" w:rsidRPr="00000000">
        <w:rPr>
          <w:rtl w:val="0"/>
        </w:rPr>
        <w:t xml:space="preserve">    </w:t>
        <w:tab/>
        <w:t xml:space="preserve">"x": 820,</w:t>
      </w:r>
    </w:p>
    <w:p w:rsidR="00000000" w:rsidDel="00000000" w:rsidP="00000000" w:rsidRDefault="00000000" w:rsidRPr="00000000" w14:paraId="00000219">
      <w:pPr>
        <w:spacing w:after="240" w:before="240" w:lineRule="auto"/>
        <w:rPr/>
      </w:pPr>
      <w:r w:rsidDel="00000000" w:rsidR="00000000" w:rsidRPr="00000000">
        <w:rPr>
          <w:rtl w:val="0"/>
        </w:rPr>
        <w:t xml:space="preserve">    </w:t>
        <w:tab/>
        <w:t xml:space="preserve">"y": 440,</w:t>
      </w:r>
    </w:p>
    <w:p w:rsidR="00000000" w:rsidDel="00000000" w:rsidP="00000000" w:rsidRDefault="00000000" w:rsidRPr="00000000" w14:paraId="0000021A">
      <w:pPr>
        <w:spacing w:after="240" w:before="240" w:lineRule="auto"/>
        <w:rPr/>
      </w:pPr>
      <w:r w:rsidDel="00000000" w:rsidR="00000000" w:rsidRPr="00000000">
        <w:rPr>
          <w:rtl w:val="0"/>
        </w:rPr>
        <w:t xml:space="preserve">        "wires": [</w:t>
      </w:r>
    </w:p>
    <w:p w:rsidR="00000000" w:rsidDel="00000000" w:rsidP="00000000" w:rsidRDefault="00000000" w:rsidRPr="00000000" w14:paraId="0000021B">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1C">
      <w:pPr>
        <w:spacing w:after="240" w:before="240" w:lineRule="auto"/>
        <w:rPr/>
      </w:pPr>
      <w:r w:rsidDel="00000000" w:rsidR="00000000" w:rsidRPr="00000000">
        <w:rPr>
          <w:rtl w:val="0"/>
        </w:rPr>
        <w:t xml:space="preserve">                "996d7110.0e2b9"</w:t>
      </w:r>
    </w:p>
    <w:p w:rsidR="00000000" w:rsidDel="00000000" w:rsidP="00000000" w:rsidRDefault="00000000" w:rsidRPr="00000000" w14:paraId="0000021D">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1E">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1F">
      <w:pPr>
        <w:spacing w:after="240" w:before="240" w:lineRule="auto"/>
        <w:rPr/>
      </w:pPr>
      <w:r w:rsidDel="00000000" w:rsidR="00000000" w:rsidRPr="00000000">
        <w:rPr>
          <w:rtl w:val="0"/>
        </w:rPr>
        <w:tab/>
        <w:t xml:space="preserve">},</w:t>
      </w:r>
    </w:p>
    <w:p w:rsidR="00000000" w:rsidDel="00000000" w:rsidP="00000000" w:rsidRDefault="00000000" w:rsidRPr="00000000" w14:paraId="00000220">
      <w:pPr>
        <w:spacing w:after="240" w:before="240" w:lineRule="auto"/>
        <w:rPr/>
      </w:pPr>
      <w:r w:rsidDel="00000000" w:rsidR="00000000" w:rsidRPr="00000000">
        <w:rPr>
          <w:rtl w:val="0"/>
        </w:rPr>
        <w:tab/>
        <w:t xml:space="preserve">{</w:t>
      </w:r>
    </w:p>
    <w:p w:rsidR="00000000" w:rsidDel="00000000" w:rsidP="00000000" w:rsidRDefault="00000000" w:rsidRPr="00000000" w14:paraId="00000221">
      <w:pPr>
        <w:spacing w:after="240" w:before="240" w:lineRule="auto"/>
        <w:rPr/>
      </w:pPr>
      <w:r w:rsidDel="00000000" w:rsidR="00000000" w:rsidRPr="00000000">
        <w:rPr>
          <w:rtl w:val="0"/>
        </w:rPr>
        <w:t xml:space="preserve">        "id": "8ed3566c.c16f58",</w:t>
      </w:r>
    </w:p>
    <w:p w:rsidR="00000000" w:rsidDel="00000000" w:rsidP="00000000" w:rsidRDefault="00000000" w:rsidRPr="00000000" w14:paraId="00000222">
      <w:pPr>
        <w:spacing w:after="240" w:before="240" w:lineRule="auto"/>
        <w:rPr/>
      </w:pPr>
      <w:r w:rsidDel="00000000" w:rsidR="00000000" w:rsidRPr="00000000">
        <w:rPr>
          <w:rtl w:val="0"/>
        </w:rPr>
        <w:t xml:space="preserve">        "type": "json",</w:t>
      </w:r>
    </w:p>
    <w:p w:rsidR="00000000" w:rsidDel="00000000" w:rsidP="00000000" w:rsidRDefault="00000000" w:rsidRPr="00000000" w14:paraId="00000223">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224">
      <w:pPr>
        <w:spacing w:after="240" w:before="240" w:lineRule="auto"/>
        <w:rPr/>
      </w:pPr>
      <w:r w:rsidDel="00000000" w:rsidR="00000000" w:rsidRPr="00000000">
        <w:rPr>
          <w:rtl w:val="0"/>
        </w:rPr>
        <w:t xml:space="preserve">        "name": "",</w:t>
      </w:r>
    </w:p>
    <w:p w:rsidR="00000000" w:rsidDel="00000000" w:rsidP="00000000" w:rsidRDefault="00000000" w:rsidRPr="00000000" w14:paraId="00000225">
      <w:pPr>
        <w:spacing w:after="240" w:before="240" w:lineRule="auto"/>
        <w:rPr/>
      </w:pPr>
      <w:r w:rsidDel="00000000" w:rsidR="00000000" w:rsidRPr="00000000">
        <w:rPr>
          <w:rtl w:val="0"/>
        </w:rPr>
        <w:t xml:space="preserve">        "property": "payload",</w:t>
      </w:r>
    </w:p>
    <w:p w:rsidR="00000000" w:rsidDel="00000000" w:rsidP="00000000" w:rsidRDefault="00000000" w:rsidRPr="00000000" w14:paraId="00000226">
      <w:pPr>
        <w:spacing w:after="240" w:before="240" w:lineRule="auto"/>
        <w:rPr/>
      </w:pPr>
      <w:r w:rsidDel="00000000" w:rsidR="00000000" w:rsidRPr="00000000">
        <w:rPr>
          <w:rtl w:val="0"/>
        </w:rPr>
        <w:t xml:space="preserve">        "action": "",</w:t>
      </w:r>
    </w:p>
    <w:p w:rsidR="00000000" w:rsidDel="00000000" w:rsidP="00000000" w:rsidRDefault="00000000" w:rsidRPr="00000000" w14:paraId="00000227">
      <w:pPr>
        <w:spacing w:after="240" w:before="240" w:lineRule="auto"/>
        <w:rPr/>
      </w:pPr>
      <w:r w:rsidDel="00000000" w:rsidR="00000000" w:rsidRPr="00000000">
        <w:rPr>
          <w:rtl w:val="0"/>
        </w:rPr>
        <w:t xml:space="preserve">        "pretty": false,</w:t>
      </w:r>
    </w:p>
    <w:p w:rsidR="00000000" w:rsidDel="00000000" w:rsidP="00000000" w:rsidRDefault="00000000" w:rsidRPr="00000000" w14:paraId="00000228">
      <w:pPr>
        <w:spacing w:after="240" w:before="240" w:lineRule="auto"/>
        <w:rPr/>
      </w:pPr>
      <w:r w:rsidDel="00000000" w:rsidR="00000000" w:rsidRPr="00000000">
        <w:rPr>
          <w:rtl w:val="0"/>
        </w:rPr>
        <w:t xml:space="preserve">    </w:t>
        <w:tab/>
        <w:t xml:space="preserve">"x": 610,</w:t>
      </w:r>
    </w:p>
    <w:p w:rsidR="00000000" w:rsidDel="00000000" w:rsidP="00000000" w:rsidRDefault="00000000" w:rsidRPr="00000000" w14:paraId="00000229">
      <w:pPr>
        <w:spacing w:after="240" w:before="240" w:lineRule="auto"/>
        <w:rPr/>
      </w:pPr>
      <w:r w:rsidDel="00000000" w:rsidR="00000000" w:rsidRPr="00000000">
        <w:rPr>
          <w:rtl w:val="0"/>
        </w:rPr>
        <w:t xml:space="preserve">   </w:t>
        <w:tab/>
        <w:t xml:space="preserve"> "y": 440,</w:t>
      </w:r>
    </w:p>
    <w:p w:rsidR="00000000" w:rsidDel="00000000" w:rsidP="00000000" w:rsidRDefault="00000000" w:rsidRPr="00000000" w14:paraId="0000022A">
      <w:pPr>
        <w:spacing w:after="240" w:before="240" w:lineRule="auto"/>
        <w:rPr/>
      </w:pPr>
      <w:r w:rsidDel="00000000" w:rsidR="00000000" w:rsidRPr="00000000">
        <w:rPr>
          <w:rtl w:val="0"/>
        </w:rPr>
        <w:t xml:space="preserve">        "wires": [</w:t>
      </w:r>
    </w:p>
    <w:p w:rsidR="00000000" w:rsidDel="00000000" w:rsidP="00000000" w:rsidRDefault="00000000" w:rsidRPr="00000000" w14:paraId="0000022B">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2C">
      <w:pPr>
        <w:spacing w:after="240" w:before="240" w:lineRule="auto"/>
        <w:rPr/>
      </w:pPr>
      <w:r w:rsidDel="00000000" w:rsidR="00000000" w:rsidRPr="00000000">
        <w:rPr>
          <w:rtl w:val="0"/>
        </w:rPr>
        <w:t xml:space="preserve">                "bb16cb0c.8b9e48",</w:t>
      </w:r>
    </w:p>
    <w:p w:rsidR="00000000" w:rsidDel="00000000" w:rsidP="00000000" w:rsidRDefault="00000000" w:rsidRPr="00000000" w14:paraId="0000022D">
      <w:pPr>
        <w:spacing w:after="240" w:before="240" w:lineRule="auto"/>
        <w:rPr/>
      </w:pPr>
      <w:r w:rsidDel="00000000" w:rsidR="00000000" w:rsidRPr="00000000">
        <w:rPr>
          <w:rtl w:val="0"/>
        </w:rPr>
        <w:t xml:space="preserve">                "bae64cc8.d269d"</w:t>
      </w:r>
    </w:p>
    <w:p w:rsidR="00000000" w:rsidDel="00000000" w:rsidP="00000000" w:rsidRDefault="00000000" w:rsidRPr="00000000" w14:paraId="0000022E">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2F">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30">
      <w:pPr>
        <w:spacing w:after="240" w:before="240" w:lineRule="auto"/>
        <w:rPr/>
      </w:pPr>
      <w:r w:rsidDel="00000000" w:rsidR="00000000" w:rsidRPr="00000000">
        <w:rPr>
          <w:rtl w:val="0"/>
        </w:rPr>
        <w:tab/>
        <w:t xml:space="preserve">},</w:t>
      </w:r>
    </w:p>
    <w:p w:rsidR="00000000" w:rsidDel="00000000" w:rsidP="00000000" w:rsidRDefault="00000000" w:rsidRPr="00000000" w14:paraId="00000231">
      <w:pPr>
        <w:spacing w:after="240" w:before="240" w:lineRule="auto"/>
        <w:rPr/>
      </w:pPr>
      <w:r w:rsidDel="00000000" w:rsidR="00000000" w:rsidRPr="00000000">
        <w:rPr>
          <w:rtl w:val="0"/>
        </w:rPr>
        <w:tab/>
        <w:t xml:space="preserve">{</w:t>
      </w:r>
    </w:p>
    <w:p w:rsidR="00000000" w:rsidDel="00000000" w:rsidP="00000000" w:rsidRDefault="00000000" w:rsidRPr="00000000" w14:paraId="00000232">
      <w:pPr>
        <w:spacing w:after="240" w:before="240" w:lineRule="auto"/>
        <w:rPr/>
      </w:pPr>
      <w:r w:rsidDel="00000000" w:rsidR="00000000" w:rsidRPr="00000000">
        <w:rPr>
          <w:rtl w:val="0"/>
        </w:rPr>
        <w:t xml:space="preserve">        "id": "d2f954bf.bc4ef8",</w:t>
      </w:r>
    </w:p>
    <w:p w:rsidR="00000000" w:rsidDel="00000000" w:rsidP="00000000" w:rsidRDefault="00000000" w:rsidRPr="00000000" w14:paraId="00000233">
      <w:pPr>
        <w:spacing w:after="240" w:before="240" w:lineRule="auto"/>
        <w:rPr/>
      </w:pPr>
      <w:r w:rsidDel="00000000" w:rsidR="00000000" w:rsidRPr="00000000">
        <w:rPr>
          <w:rtl w:val="0"/>
        </w:rPr>
        <w:t xml:space="preserve">        "type": "debug",</w:t>
      </w:r>
    </w:p>
    <w:p w:rsidR="00000000" w:rsidDel="00000000" w:rsidP="00000000" w:rsidRDefault="00000000" w:rsidRPr="00000000" w14:paraId="00000234">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235">
      <w:pPr>
        <w:spacing w:after="240" w:before="240" w:lineRule="auto"/>
        <w:rPr/>
      </w:pPr>
      <w:r w:rsidDel="00000000" w:rsidR="00000000" w:rsidRPr="00000000">
        <w:rPr>
          <w:rtl w:val="0"/>
        </w:rPr>
        <w:t xml:space="preserve">        "name": "",</w:t>
      </w:r>
    </w:p>
    <w:p w:rsidR="00000000" w:rsidDel="00000000" w:rsidP="00000000" w:rsidRDefault="00000000" w:rsidRPr="00000000" w14:paraId="00000236">
      <w:pPr>
        <w:spacing w:after="240" w:before="240" w:lineRule="auto"/>
        <w:rPr/>
      </w:pPr>
      <w:r w:rsidDel="00000000" w:rsidR="00000000" w:rsidRPr="00000000">
        <w:rPr>
          <w:rtl w:val="0"/>
        </w:rPr>
        <w:t xml:space="preserve">        "active": true,</w:t>
      </w:r>
    </w:p>
    <w:p w:rsidR="00000000" w:rsidDel="00000000" w:rsidP="00000000" w:rsidRDefault="00000000" w:rsidRPr="00000000" w14:paraId="00000237">
      <w:pPr>
        <w:spacing w:after="240" w:before="240" w:lineRule="auto"/>
        <w:rPr/>
      </w:pPr>
      <w:r w:rsidDel="00000000" w:rsidR="00000000" w:rsidRPr="00000000">
        <w:rPr>
          <w:rtl w:val="0"/>
        </w:rPr>
        <w:t xml:space="preserve">        "tosidebar": true,</w:t>
      </w:r>
    </w:p>
    <w:p w:rsidR="00000000" w:rsidDel="00000000" w:rsidP="00000000" w:rsidRDefault="00000000" w:rsidRPr="00000000" w14:paraId="00000238">
      <w:pPr>
        <w:spacing w:after="240" w:before="240" w:lineRule="auto"/>
        <w:rPr/>
      </w:pPr>
      <w:r w:rsidDel="00000000" w:rsidR="00000000" w:rsidRPr="00000000">
        <w:rPr>
          <w:rtl w:val="0"/>
        </w:rPr>
        <w:t xml:space="preserve">        "console": false,</w:t>
      </w:r>
    </w:p>
    <w:p w:rsidR="00000000" w:rsidDel="00000000" w:rsidP="00000000" w:rsidRDefault="00000000" w:rsidRPr="00000000" w14:paraId="00000239">
      <w:pPr>
        <w:spacing w:after="240" w:before="240" w:lineRule="auto"/>
        <w:rPr/>
      </w:pPr>
      <w:r w:rsidDel="00000000" w:rsidR="00000000" w:rsidRPr="00000000">
        <w:rPr>
          <w:rtl w:val="0"/>
        </w:rPr>
        <w:t xml:space="preserve">        "tostatus": false,</w:t>
      </w:r>
    </w:p>
    <w:p w:rsidR="00000000" w:rsidDel="00000000" w:rsidP="00000000" w:rsidRDefault="00000000" w:rsidRPr="00000000" w14:paraId="0000023A">
      <w:pPr>
        <w:spacing w:after="240" w:before="240" w:lineRule="auto"/>
        <w:rPr/>
      </w:pPr>
      <w:r w:rsidDel="00000000" w:rsidR="00000000" w:rsidRPr="00000000">
        <w:rPr>
          <w:rtl w:val="0"/>
        </w:rPr>
        <w:t xml:space="preserve">        "complete": "false",</w:t>
      </w:r>
    </w:p>
    <w:p w:rsidR="00000000" w:rsidDel="00000000" w:rsidP="00000000" w:rsidRDefault="00000000" w:rsidRPr="00000000" w14:paraId="0000023B">
      <w:pPr>
        <w:spacing w:after="240" w:before="240" w:lineRule="auto"/>
        <w:rPr/>
      </w:pPr>
      <w:r w:rsidDel="00000000" w:rsidR="00000000" w:rsidRPr="00000000">
        <w:rPr>
          <w:rtl w:val="0"/>
        </w:rPr>
        <w:t xml:space="preserve">        "statusVal": "",</w:t>
      </w:r>
    </w:p>
    <w:p w:rsidR="00000000" w:rsidDel="00000000" w:rsidP="00000000" w:rsidRDefault="00000000" w:rsidRPr="00000000" w14:paraId="0000023C">
      <w:pPr>
        <w:spacing w:after="240" w:before="240" w:lineRule="auto"/>
        <w:rPr/>
      </w:pPr>
      <w:r w:rsidDel="00000000" w:rsidR="00000000" w:rsidRPr="00000000">
        <w:rPr>
          <w:rtl w:val="0"/>
        </w:rPr>
        <w:t xml:space="preserve">        "statusType": "auto",</w:t>
      </w:r>
    </w:p>
    <w:p w:rsidR="00000000" w:rsidDel="00000000" w:rsidP="00000000" w:rsidRDefault="00000000" w:rsidRPr="00000000" w14:paraId="0000023D">
      <w:pPr>
        <w:spacing w:after="240" w:before="240" w:lineRule="auto"/>
        <w:rPr/>
      </w:pPr>
      <w:r w:rsidDel="00000000" w:rsidR="00000000" w:rsidRPr="00000000">
        <w:rPr>
          <w:rtl w:val="0"/>
        </w:rPr>
        <w:t xml:space="preserve">    </w:t>
        <w:tab/>
        <w:t xml:space="preserve">"x": 690,</w:t>
      </w:r>
    </w:p>
    <w:p w:rsidR="00000000" w:rsidDel="00000000" w:rsidP="00000000" w:rsidRDefault="00000000" w:rsidRPr="00000000" w14:paraId="0000023E">
      <w:pPr>
        <w:spacing w:after="240" w:before="240" w:lineRule="auto"/>
        <w:rPr/>
      </w:pPr>
      <w:r w:rsidDel="00000000" w:rsidR="00000000" w:rsidRPr="00000000">
        <w:rPr>
          <w:rtl w:val="0"/>
        </w:rPr>
        <w:t xml:space="preserve">    </w:t>
        <w:tab/>
        <w:t xml:space="preserve">"y": 600,</w:t>
      </w:r>
    </w:p>
    <w:p w:rsidR="00000000" w:rsidDel="00000000" w:rsidP="00000000" w:rsidRDefault="00000000" w:rsidRPr="00000000" w14:paraId="0000023F">
      <w:pPr>
        <w:spacing w:after="240" w:before="240" w:lineRule="auto"/>
        <w:rPr/>
      </w:pPr>
      <w:r w:rsidDel="00000000" w:rsidR="00000000" w:rsidRPr="00000000">
        <w:rPr>
          <w:rtl w:val="0"/>
        </w:rPr>
        <w:t xml:space="preserve">    </w:t>
        <w:tab/>
        <w:t xml:space="preserve">"wires": []</w:t>
      </w:r>
    </w:p>
    <w:p w:rsidR="00000000" w:rsidDel="00000000" w:rsidP="00000000" w:rsidRDefault="00000000" w:rsidRPr="00000000" w14:paraId="00000240">
      <w:pPr>
        <w:spacing w:after="240" w:before="240" w:lineRule="auto"/>
        <w:rPr/>
      </w:pPr>
      <w:r w:rsidDel="00000000" w:rsidR="00000000" w:rsidRPr="00000000">
        <w:rPr>
          <w:rtl w:val="0"/>
        </w:rPr>
        <w:tab/>
        <w:t xml:space="preserve">},</w:t>
      </w:r>
    </w:p>
    <w:p w:rsidR="00000000" w:rsidDel="00000000" w:rsidP="00000000" w:rsidRDefault="00000000" w:rsidRPr="00000000" w14:paraId="00000241">
      <w:pPr>
        <w:spacing w:after="240" w:before="240" w:lineRule="auto"/>
        <w:rPr/>
      </w:pPr>
      <w:r w:rsidDel="00000000" w:rsidR="00000000" w:rsidRPr="00000000">
        <w:rPr>
          <w:rtl w:val="0"/>
        </w:rPr>
        <w:tab/>
        <w:t xml:space="preserve">{</w:t>
      </w:r>
    </w:p>
    <w:p w:rsidR="00000000" w:rsidDel="00000000" w:rsidP="00000000" w:rsidRDefault="00000000" w:rsidRPr="00000000" w14:paraId="00000242">
      <w:pPr>
        <w:spacing w:after="240" w:before="240" w:lineRule="auto"/>
        <w:rPr/>
      </w:pPr>
      <w:r w:rsidDel="00000000" w:rsidR="00000000" w:rsidRPr="00000000">
        <w:rPr>
          <w:rtl w:val="0"/>
        </w:rPr>
        <w:t xml:space="preserve">        "id": "992f7f8a.71777",</w:t>
      </w:r>
    </w:p>
    <w:p w:rsidR="00000000" w:rsidDel="00000000" w:rsidP="00000000" w:rsidRDefault="00000000" w:rsidRPr="00000000" w14:paraId="00000243">
      <w:pPr>
        <w:spacing w:after="240" w:before="240" w:lineRule="auto"/>
        <w:rPr/>
      </w:pPr>
      <w:r w:rsidDel="00000000" w:rsidR="00000000" w:rsidRPr="00000000">
        <w:rPr>
          <w:rtl w:val="0"/>
        </w:rPr>
        <w:t xml:space="preserve">        "type": "json",</w:t>
      </w:r>
    </w:p>
    <w:p w:rsidR="00000000" w:rsidDel="00000000" w:rsidP="00000000" w:rsidRDefault="00000000" w:rsidRPr="00000000" w14:paraId="00000244">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245">
      <w:pPr>
        <w:spacing w:after="240" w:before="240" w:lineRule="auto"/>
        <w:rPr/>
      </w:pPr>
      <w:r w:rsidDel="00000000" w:rsidR="00000000" w:rsidRPr="00000000">
        <w:rPr>
          <w:rtl w:val="0"/>
        </w:rPr>
        <w:t xml:space="preserve">        "name": "",</w:t>
      </w:r>
    </w:p>
    <w:p w:rsidR="00000000" w:rsidDel="00000000" w:rsidP="00000000" w:rsidRDefault="00000000" w:rsidRPr="00000000" w14:paraId="00000246">
      <w:pPr>
        <w:spacing w:after="240" w:before="240" w:lineRule="auto"/>
        <w:rPr/>
      </w:pPr>
      <w:r w:rsidDel="00000000" w:rsidR="00000000" w:rsidRPr="00000000">
        <w:rPr>
          <w:rtl w:val="0"/>
        </w:rPr>
        <w:t xml:space="preserve">        "property": "payload",</w:t>
      </w:r>
    </w:p>
    <w:p w:rsidR="00000000" w:rsidDel="00000000" w:rsidP="00000000" w:rsidRDefault="00000000" w:rsidRPr="00000000" w14:paraId="00000247">
      <w:pPr>
        <w:spacing w:after="240" w:before="240" w:lineRule="auto"/>
        <w:rPr/>
      </w:pPr>
      <w:r w:rsidDel="00000000" w:rsidR="00000000" w:rsidRPr="00000000">
        <w:rPr>
          <w:rtl w:val="0"/>
        </w:rPr>
        <w:t xml:space="preserve">        "action": "",</w:t>
      </w:r>
    </w:p>
    <w:p w:rsidR="00000000" w:rsidDel="00000000" w:rsidP="00000000" w:rsidRDefault="00000000" w:rsidRPr="00000000" w14:paraId="00000248">
      <w:pPr>
        <w:spacing w:after="240" w:before="240" w:lineRule="auto"/>
        <w:rPr/>
      </w:pPr>
      <w:r w:rsidDel="00000000" w:rsidR="00000000" w:rsidRPr="00000000">
        <w:rPr>
          <w:rtl w:val="0"/>
        </w:rPr>
        <w:t xml:space="preserve">        "pretty": false,</w:t>
      </w:r>
    </w:p>
    <w:p w:rsidR="00000000" w:rsidDel="00000000" w:rsidP="00000000" w:rsidRDefault="00000000" w:rsidRPr="00000000" w14:paraId="00000249">
      <w:pPr>
        <w:spacing w:after="240" w:before="240" w:lineRule="auto"/>
        <w:rPr/>
      </w:pPr>
      <w:r w:rsidDel="00000000" w:rsidR="00000000" w:rsidRPr="00000000">
        <w:rPr>
          <w:rtl w:val="0"/>
        </w:rPr>
        <w:t xml:space="preserve">    </w:t>
        <w:tab/>
        <w:t xml:space="preserve">"x": 590,</w:t>
      </w:r>
    </w:p>
    <w:p w:rsidR="00000000" w:rsidDel="00000000" w:rsidP="00000000" w:rsidRDefault="00000000" w:rsidRPr="00000000" w14:paraId="0000024A">
      <w:pPr>
        <w:spacing w:after="240" w:before="240" w:lineRule="auto"/>
        <w:rPr/>
      </w:pPr>
      <w:r w:rsidDel="00000000" w:rsidR="00000000" w:rsidRPr="00000000">
        <w:rPr>
          <w:rtl w:val="0"/>
        </w:rPr>
        <w:t xml:space="preserve">    </w:t>
        <w:tab/>
        <w:t xml:space="preserve">"y": 540,</w:t>
      </w:r>
    </w:p>
    <w:p w:rsidR="00000000" w:rsidDel="00000000" w:rsidP="00000000" w:rsidRDefault="00000000" w:rsidRPr="00000000" w14:paraId="0000024B">
      <w:pPr>
        <w:spacing w:after="240" w:before="240" w:lineRule="auto"/>
        <w:rPr/>
      </w:pPr>
      <w:r w:rsidDel="00000000" w:rsidR="00000000" w:rsidRPr="00000000">
        <w:rPr>
          <w:rtl w:val="0"/>
        </w:rPr>
        <w:t xml:space="preserve">    </w:t>
        <w:tab/>
        <w:t xml:space="preserve">"wires": [</w:t>
      </w:r>
    </w:p>
    <w:p w:rsidR="00000000" w:rsidDel="00000000" w:rsidP="00000000" w:rsidRDefault="00000000" w:rsidRPr="00000000" w14:paraId="0000024C">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4D">
      <w:pPr>
        <w:spacing w:after="240" w:before="240" w:lineRule="auto"/>
        <w:rPr/>
      </w:pPr>
      <w:r w:rsidDel="00000000" w:rsidR="00000000" w:rsidRPr="00000000">
        <w:rPr>
          <w:rtl w:val="0"/>
        </w:rPr>
        <w:t xml:space="preserve">                "d81e3f95.3aea6",</w:t>
      </w:r>
    </w:p>
    <w:p w:rsidR="00000000" w:rsidDel="00000000" w:rsidP="00000000" w:rsidRDefault="00000000" w:rsidRPr="00000000" w14:paraId="0000024E">
      <w:pPr>
        <w:spacing w:after="240" w:before="240" w:lineRule="auto"/>
        <w:rPr/>
      </w:pPr>
      <w:r w:rsidDel="00000000" w:rsidR="00000000" w:rsidRPr="00000000">
        <w:rPr>
          <w:rtl w:val="0"/>
        </w:rPr>
        <w:t xml:space="preserve">                "d2f954bf.bc4ef8"</w:t>
      </w:r>
    </w:p>
    <w:p w:rsidR="00000000" w:rsidDel="00000000" w:rsidP="00000000" w:rsidRDefault="00000000" w:rsidRPr="00000000" w14:paraId="0000024F">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50">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51">
      <w:pPr>
        <w:spacing w:after="240" w:before="240" w:lineRule="auto"/>
        <w:rPr/>
      </w:pPr>
      <w:r w:rsidDel="00000000" w:rsidR="00000000" w:rsidRPr="00000000">
        <w:rPr>
          <w:rtl w:val="0"/>
        </w:rPr>
        <w:tab/>
        <w:t xml:space="preserve">},</w:t>
      </w:r>
    </w:p>
    <w:p w:rsidR="00000000" w:rsidDel="00000000" w:rsidP="00000000" w:rsidRDefault="00000000" w:rsidRPr="00000000" w14:paraId="00000252">
      <w:pPr>
        <w:spacing w:after="240" w:before="240" w:lineRule="auto"/>
        <w:rPr/>
      </w:pPr>
      <w:r w:rsidDel="00000000" w:rsidR="00000000" w:rsidRPr="00000000">
        <w:rPr>
          <w:rtl w:val="0"/>
        </w:rPr>
        <w:tab/>
        <w:t xml:space="preserve">{</w:t>
      </w:r>
    </w:p>
    <w:p w:rsidR="00000000" w:rsidDel="00000000" w:rsidP="00000000" w:rsidRDefault="00000000" w:rsidRPr="00000000" w14:paraId="00000253">
      <w:pPr>
        <w:spacing w:after="240" w:before="240" w:lineRule="auto"/>
        <w:rPr/>
      </w:pPr>
      <w:r w:rsidDel="00000000" w:rsidR="00000000" w:rsidRPr="00000000">
        <w:rPr>
          <w:rtl w:val="0"/>
        </w:rPr>
        <w:t xml:space="preserve">        "id": "a461b88c.305f48",</w:t>
      </w:r>
    </w:p>
    <w:p w:rsidR="00000000" w:rsidDel="00000000" w:rsidP="00000000" w:rsidRDefault="00000000" w:rsidRPr="00000000" w14:paraId="00000254">
      <w:pPr>
        <w:spacing w:after="240" w:before="240" w:lineRule="auto"/>
        <w:rPr/>
      </w:pPr>
      <w:r w:rsidDel="00000000" w:rsidR="00000000" w:rsidRPr="00000000">
        <w:rPr>
          <w:rtl w:val="0"/>
        </w:rPr>
        <w:t xml:space="preserve">        "type": "visual-recognition-v3",</w:t>
      </w:r>
    </w:p>
    <w:p w:rsidR="00000000" w:rsidDel="00000000" w:rsidP="00000000" w:rsidRDefault="00000000" w:rsidRPr="00000000" w14:paraId="00000255">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256">
      <w:pPr>
        <w:spacing w:after="240" w:before="240" w:lineRule="auto"/>
        <w:rPr/>
      </w:pPr>
      <w:r w:rsidDel="00000000" w:rsidR="00000000" w:rsidRPr="00000000">
        <w:rPr>
          <w:rtl w:val="0"/>
        </w:rPr>
        <w:t xml:space="preserve">        "name": "test",</w:t>
      </w:r>
    </w:p>
    <w:p w:rsidR="00000000" w:rsidDel="00000000" w:rsidP="00000000" w:rsidRDefault="00000000" w:rsidRPr="00000000" w14:paraId="00000257">
      <w:pPr>
        <w:spacing w:after="240" w:before="240" w:lineRule="auto"/>
        <w:rPr/>
      </w:pPr>
      <w:r w:rsidDel="00000000" w:rsidR="00000000" w:rsidRPr="00000000">
        <w:rPr>
          <w:rtl w:val="0"/>
        </w:rPr>
        <w:t xml:space="preserve">        "vr-service-endpoint": "https://api.us-south.visual-recognition.watson.cloud.ibm.com/instances/fb532674-6fb2-4ed1-b75b-7b779ea1e8b8",</w:t>
      </w:r>
    </w:p>
    <w:p w:rsidR="00000000" w:rsidDel="00000000" w:rsidP="00000000" w:rsidRDefault="00000000" w:rsidRPr="00000000" w14:paraId="00000258">
      <w:pPr>
        <w:spacing w:after="240" w:before="240" w:lineRule="auto"/>
        <w:rPr/>
      </w:pPr>
      <w:r w:rsidDel="00000000" w:rsidR="00000000" w:rsidRPr="00000000">
        <w:rPr>
          <w:rtl w:val="0"/>
        </w:rPr>
        <w:t xml:space="preserve">        "image-feature": "classifyImage",</w:t>
      </w:r>
    </w:p>
    <w:p w:rsidR="00000000" w:rsidDel="00000000" w:rsidP="00000000" w:rsidRDefault="00000000" w:rsidRPr="00000000" w14:paraId="00000259">
      <w:pPr>
        <w:spacing w:after="240" w:before="240" w:lineRule="auto"/>
        <w:rPr/>
      </w:pPr>
      <w:r w:rsidDel="00000000" w:rsidR="00000000" w:rsidRPr="00000000">
        <w:rPr>
          <w:rtl w:val="0"/>
        </w:rPr>
        <w:t xml:space="preserve">        "lang": "en",</w:t>
      </w:r>
    </w:p>
    <w:p w:rsidR="00000000" w:rsidDel="00000000" w:rsidP="00000000" w:rsidRDefault="00000000" w:rsidRPr="00000000" w14:paraId="0000025A">
      <w:pPr>
        <w:spacing w:after="240" w:before="240" w:lineRule="auto"/>
        <w:rPr/>
      </w:pPr>
      <w:r w:rsidDel="00000000" w:rsidR="00000000" w:rsidRPr="00000000">
        <w:rPr>
          <w:rtl w:val="0"/>
        </w:rPr>
        <w:t xml:space="preserve">    </w:t>
        <w:tab/>
        <w:t xml:space="preserve">"x": 1290,</w:t>
      </w:r>
    </w:p>
    <w:p w:rsidR="00000000" w:rsidDel="00000000" w:rsidP="00000000" w:rsidRDefault="00000000" w:rsidRPr="00000000" w14:paraId="0000025B">
      <w:pPr>
        <w:spacing w:after="240" w:before="240" w:lineRule="auto"/>
        <w:rPr/>
      </w:pPr>
      <w:r w:rsidDel="00000000" w:rsidR="00000000" w:rsidRPr="00000000">
        <w:rPr>
          <w:rtl w:val="0"/>
        </w:rPr>
        <w:t xml:space="preserve">    </w:t>
        <w:tab/>
        <w:t xml:space="preserve">"y": 140,</w:t>
      </w:r>
    </w:p>
    <w:p w:rsidR="00000000" w:rsidDel="00000000" w:rsidP="00000000" w:rsidRDefault="00000000" w:rsidRPr="00000000" w14:paraId="0000025C">
      <w:pPr>
        <w:spacing w:after="240" w:before="240" w:lineRule="auto"/>
        <w:rPr/>
      </w:pPr>
      <w:r w:rsidDel="00000000" w:rsidR="00000000" w:rsidRPr="00000000">
        <w:rPr>
          <w:rtl w:val="0"/>
        </w:rPr>
        <w:t xml:space="preserve">    </w:t>
        <w:tab/>
        <w:t xml:space="preserve">"wires": [</w:t>
      </w:r>
    </w:p>
    <w:p w:rsidR="00000000" w:rsidDel="00000000" w:rsidP="00000000" w:rsidRDefault="00000000" w:rsidRPr="00000000" w14:paraId="0000025D">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5E">
      <w:pPr>
        <w:spacing w:after="240" w:before="240" w:lineRule="auto"/>
        <w:rPr/>
      </w:pPr>
      <w:r w:rsidDel="00000000" w:rsidR="00000000" w:rsidRPr="00000000">
        <w:rPr>
          <w:rtl w:val="0"/>
        </w:rPr>
        <w:t xml:space="preserve">                "cf21d031.503dd"</w:t>
      </w:r>
    </w:p>
    <w:p w:rsidR="00000000" w:rsidDel="00000000" w:rsidP="00000000" w:rsidRDefault="00000000" w:rsidRPr="00000000" w14:paraId="0000025F">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60">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61">
      <w:pPr>
        <w:spacing w:after="240" w:before="240" w:lineRule="auto"/>
        <w:rPr/>
      </w:pPr>
      <w:r w:rsidDel="00000000" w:rsidR="00000000" w:rsidRPr="00000000">
        <w:rPr>
          <w:rtl w:val="0"/>
        </w:rPr>
        <w:tab/>
        <w:t xml:space="preserve">},</w:t>
      </w:r>
    </w:p>
    <w:p w:rsidR="00000000" w:rsidDel="00000000" w:rsidP="00000000" w:rsidRDefault="00000000" w:rsidRPr="00000000" w14:paraId="00000262">
      <w:pPr>
        <w:spacing w:after="240" w:before="240" w:lineRule="auto"/>
        <w:rPr/>
      </w:pPr>
      <w:r w:rsidDel="00000000" w:rsidR="00000000" w:rsidRPr="00000000">
        <w:rPr>
          <w:rtl w:val="0"/>
        </w:rPr>
        <w:tab/>
        <w:t xml:space="preserve">{</w:t>
      </w:r>
    </w:p>
    <w:p w:rsidR="00000000" w:rsidDel="00000000" w:rsidP="00000000" w:rsidRDefault="00000000" w:rsidRPr="00000000" w14:paraId="00000263">
      <w:pPr>
        <w:spacing w:after="240" w:before="240" w:lineRule="auto"/>
        <w:rPr/>
      </w:pPr>
      <w:r w:rsidDel="00000000" w:rsidR="00000000" w:rsidRPr="00000000">
        <w:rPr>
          <w:rtl w:val="0"/>
        </w:rPr>
        <w:t xml:space="preserve">        "id": "73cfaca3.62b534",</w:t>
      </w:r>
    </w:p>
    <w:p w:rsidR="00000000" w:rsidDel="00000000" w:rsidP="00000000" w:rsidRDefault="00000000" w:rsidRPr="00000000" w14:paraId="00000264">
      <w:pPr>
        <w:spacing w:after="240" w:before="240" w:lineRule="auto"/>
        <w:rPr/>
      </w:pPr>
      <w:r w:rsidDel="00000000" w:rsidR="00000000" w:rsidRPr="00000000">
        <w:rPr>
          <w:rtl w:val="0"/>
        </w:rPr>
        <w:t xml:space="preserve">        "type": "function",</w:t>
      </w:r>
    </w:p>
    <w:p w:rsidR="00000000" w:rsidDel="00000000" w:rsidP="00000000" w:rsidRDefault="00000000" w:rsidRPr="00000000" w14:paraId="00000265">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266">
      <w:pPr>
        <w:spacing w:after="240" w:before="240" w:lineRule="auto"/>
        <w:rPr/>
      </w:pPr>
      <w:r w:rsidDel="00000000" w:rsidR="00000000" w:rsidRPr="00000000">
        <w:rPr>
          <w:rtl w:val="0"/>
        </w:rPr>
        <w:t xml:space="preserve">        "name": "",</w:t>
      </w:r>
    </w:p>
    <w:p w:rsidR="00000000" w:rsidDel="00000000" w:rsidP="00000000" w:rsidRDefault="00000000" w:rsidRPr="00000000" w14:paraId="00000267">
      <w:pPr>
        <w:spacing w:after="240" w:before="240" w:lineRule="auto"/>
        <w:rPr/>
      </w:pPr>
      <w:r w:rsidDel="00000000" w:rsidR="00000000" w:rsidRPr="00000000">
        <w:rPr>
          <w:rtl w:val="0"/>
        </w:rPr>
        <w:t xml:space="preserve">        "func": "msg.params={\"classifier_ids\":\"food\"}\n\nreturn msg;",</w:t>
      </w:r>
    </w:p>
    <w:p w:rsidR="00000000" w:rsidDel="00000000" w:rsidP="00000000" w:rsidRDefault="00000000" w:rsidRPr="00000000" w14:paraId="00000268">
      <w:pPr>
        <w:spacing w:after="240" w:before="240" w:lineRule="auto"/>
        <w:rPr/>
      </w:pPr>
      <w:r w:rsidDel="00000000" w:rsidR="00000000" w:rsidRPr="00000000">
        <w:rPr>
          <w:rtl w:val="0"/>
        </w:rPr>
        <w:t xml:space="preserve">        "outputs": 1,</w:t>
      </w:r>
    </w:p>
    <w:p w:rsidR="00000000" w:rsidDel="00000000" w:rsidP="00000000" w:rsidRDefault="00000000" w:rsidRPr="00000000" w14:paraId="00000269">
      <w:pPr>
        <w:spacing w:after="240" w:before="240" w:lineRule="auto"/>
        <w:rPr/>
      </w:pPr>
      <w:r w:rsidDel="00000000" w:rsidR="00000000" w:rsidRPr="00000000">
        <w:rPr>
          <w:rtl w:val="0"/>
        </w:rPr>
        <w:t xml:space="preserve">        "noerr": 0,</w:t>
      </w:r>
    </w:p>
    <w:p w:rsidR="00000000" w:rsidDel="00000000" w:rsidP="00000000" w:rsidRDefault="00000000" w:rsidRPr="00000000" w14:paraId="0000026A">
      <w:pPr>
        <w:spacing w:after="240" w:before="240" w:lineRule="auto"/>
        <w:rPr/>
      </w:pPr>
      <w:r w:rsidDel="00000000" w:rsidR="00000000" w:rsidRPr="00000000">
        <w:rPr>
          <w:rtl w:val="0"/>
        </w:rPr>
        <w:t xml:space="preserve">        "initialize": "",</w:t>
      </w:r>
    </w:p>
    <w:p w:rsidR="00000000" w:rsidDel="00000000" w:rsidP="00000000" w:rsidRDefault="00000000" w:rsidRPr="00000000" w14:paraId="0000026B">
      <w:pPr>
        <w:spacing w:after="240" w:before="240" w:lineRule="auto"/>
        <w:rPr/>
      </w:pPr>
      <w:r w:rsidDel="00000000" w:rsidR="00000000" w:rsidRPr="00000000">
        <w:rPr>
          <w:rtl w:val="0"/>
        </w:rPr>
        <w:t xml:space="preserve">        "finalize": "",</w:t>
      </w:r>
    </w:p>
    <w:p w:rsidR="00000000" w:rsidDel="00000000" w:rsidP="00000000" w:rsidRDefault="00000000" w:rsidRPr="00000000" w14:paraId="0000026C">
      <w:pPr>
        <w:spacing w:after="240" w:before="240" w:lineRule="auto"/>
        <w:rPr/>
      </w:pPr>
      <w:r w:rsidDel="00000000" w:rsidR="00000000" w:rsidRPr="00000000">
        <w:rPr>
          <w:rtl w:val="0"/>
        </w:rPr>
        <w:t xml:space="preserve">    </w:t>
        <w:tab/>
        <w:t xml:space="preserve">"x": 1145,</w:t>
      </w:r>
    </w:p>
    <w:p w:rsidR="00000000" w:rsidDel="00000000" w:rsidP="00000000" w:rsidRDefault="00000000" w:rsidRPr="00000000" w14:paraId="0000026D">
      <w:pPr>
        <w:spacing w:after="240" w:before="240" w:lineRule="auto"/>
        <w:rPr/>
      </w:pPr>
      <w:r w:rsidDel="00000000" w:rsidR="00000000" w:rsidRPr="00000000">
        <w:rPr>
          <w:rtl w:val="0"/>
        </w:rPr>
        <w:t xml:space="preserve">    </w:t>
        <w:tab/>
        <w:t xml:space="preserve">"y": 4,</w:t>
      </w:r>
    </w:p>
    <w:p w:rsidR="00000000" w:rsidDel="00000000" w:rsidP="00000000" w:rsidRDefault="00000000" w:rsidRPr="00000000" w14:paraId="0000026E">
      <w:pPr>
        <w:spacing w:after="240" w:before="240" w:lineRule="auto"/>
        <w:rPr/>
      </w:pPr>
      <w:r w:rsidDel="00000000" w:rsidR="00000000" w:rsidRPr="00000000">
        <w:rPr>
          <w:rtl w:val="0"/>
        </w:rPr>
        <w:t xml:space="preserve">        "wires": [</w:t>
      </w:r>
    </w:p>
    <w:p w:rsidR="00000000" w:rsidDel="00000000" w:rsidP="00000000" w:rsidRDefault="00000000" w:rsidRPr="00000000" w14:paraId="0000026F">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70">
      <w:pPr>
        <w:spacing w:after="240" w:before="240" w:lineRule="auto"/>
        <w:rPr/>
      </w:pPr>
      <w:r w:rsidDel="00000000" w:rsidR="00000000" w:rsidRPr="00000000">
        <w:rPr>
          <w:rtl w:val="0"/>
        </w:rPr>
        <w:t xml:space="preserve">                "a461b88c.305f48"</w:t>
      </w:r>
    </w:p>
    <w:p w:rsidR="00000000" w:rsidDel="00000000" w:rsidP="00000000" w:rsidRDefault="00000000" w:rsidRPr="00000000" w14:paraId="00000271">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72">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73">
      <w:pPr>
        <w:spacing w:after="240" w:before="240" w:lineRule="auto"/>
        <w:rPr/>
      </w:pPr>
      <w:r w:rsidDel="00000000" w:rsidR="00000000" w:rsidRPr="00000000">
        <w:rPr>
          <w:rtl w:val="0"/>
        </w:rPr>
        <w:tab/>
        <w:t xml:space="preserve">},</w:t>
      </w:r>
    </w:p>
    <w:p w:rsidR="00000000" w:rsidDel="00000000" w:rsidP="00000000" w:rsidRDefault="00000000" w:rsidRPr="00000000" w14:paraId="00000274">
      <w:pPr>
        <w:spacing w:after="240" w:before="240" w:lineRule="auto"/>
        <w:rPr/>
      </w:pPr>
      <w:r w:rsidDel="00000000" w:rsidR="00000000" w:rsidRPr="00000000">
        <w:rPr>
          <w:rtl w:val="0"/>
        </w:rPr>
        <w:tab/>
        <w:t xml:space="preserve">{</w:t>
      </w:r>
    </w:p>
    <w:p w:rsidR="00000000" w:rsidDel="00000000" w:rsidP="00000000" w:rsidRDefault="00000000" w:rsidRPr="00000000" w14:paraId="00000275">
      <w:pPr>
        <w:spacing w:after="240" w:before="240" w:lineRule="auto"/>
        <w:rPr/>
      </w:pPr>
      <w:r w:rsidDel="00000000" w:rsidR="00000000" w:rsidRPr="00000000">
        <w:rPr>
          <w:rtl w:val="0"/>
        </w:rPr>
        <w:t xml:space="preserve">        "id": "cf21d031.503dd",</w:t>
      </w:r>
    </w:p>
    <w:p w:rsidR="00000000" w:rsidDel="00000000" w:rsidP="00000000" w:rsidRDefault="00000000" w:rsidRPr="00000000" w14:paraId="00000276">
      <w:pPr>
        <w:spacing w:after="240" w:before="240" w:lineRule="auto"/>
        <w:rPr/>
      </w:pPr>
      <w:r w:rsidDel="00000000" w:rsidR="00000000" w:rsidRPr="00000000">
        <w:rPr>
          <w:rtl w:val="0"/>
        </w:rPr>
        <w:t xml:space="preserve">        "type": "function",</w:t>
      </w:r>
    </w:p>
    <w:p w:rsidR="00000000" w:rsidDel="00000000" w:rsidP="00000000" w:rsidRDefault="00000000" w:rsidRPr="00000000" w14:paraId="00000277">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278">
      <w:pPr>
        <w:spacing w:after="240" w:before="240" w:lineRule="auto"/>
        <w:rPr/>
      </w:pPr>
      <w:r w:rsidDel="00000000" w:rsidR="00000000" w:rsidRPr="00000000">
        <w:rPr>
          <w:rtl w:val="0"/>
        </w:rPr>
        <w:t xml:space="preserve">        "name": "",</w:t>
      </w:r>
    </w:p>
    <w:p w:rsidR="00000000" w:rsidDel="00000000" w:rsidP="00000000" w:rsidRDefault="00000000" w:rsidRPr="00000000" w14:paraId="00000279">
      <w:pPr>
        <w:spacing w:after="240" w:before="240" w:lineRule="auto"/>
        <w:rPr/>
      </w:pPr>
      <w:r w:rsidDel="00000000" w:rsidR="00000000" w:rsidRPr="00000000">
        <w:rPr>
          <w:rtl w:val="0"/>
        </w:rPr>
        <w:t xml:space="preserve">        "func": "msg.payload=msg.result.images[0].classifiers[0].classes\nreturn msg;",</w:t>
      </w:r>
    </w:p>
    <w:p w:rsidR="00000000" w:rsidDel="00000000" w:rsidP="00000000" w:rsidRDefault="00000000" w:rsidRPr="00000000" w14:paraId="0000027A">
      <w:pPr>
        <w:spacing w:after="240" w:before="240" w:lineRule="auto"/>
        <w:rPr/>
      </w:pPr>
      <w:r w:rsidDel="00000000" w:rsidR="00000000" w:rsidRPr="00000000">
        <w:rPr>
          <w:rtl w:val="0"/>
        </w:rPr>
        <w:t xml:space="preserve">        "outputs": 1,</w:t>
      </w:r>
    </w:p>
    <w:p w:rsidR="00000000" w:rsidDel="00000000" w:rsidP="00000000" w:rsidRDefault="00000000" w:rsidRPr="00000000" w14:paraId="0000027B">
      <w:pPr>
        <w:spacing w:after="240" w:before="240" w:lineRule="auto"/>
        <w:rPr/>
      </w:pPr>
      <w:r w:rsidDel="00000000" w:rsidR="00000000" w:rsidRPr="00000000">
        <w:rPr>
          <w:rtl w:val="0"/>
        </w:rPr>
        <w:t xml:space="preserve">        "noerr": 0,</w:t>
      </w:r>
    </w:p>
    <w:p w:rsidR="00000000" w:rsidDel="00000000" w:rsidP="00000000" w:rsidRDefault="00000000" w:rsidRPr="00000000" w14:paraId="0000027C">
      <w:pPr>
        <w:spacing w:after="240" w:before="240" w:lineRule="auto"/>
        <w:rPr/>
      </w:pPr>
      <w:r w:rsidDel="00000000" w:rsidR="00000000" w:rsidRPr="00000000">
        <w:rPr>
          <w:rtl w:val="0"/>
        </w:rPr>
        <w:t xml:space="preserve">    </w:t>
        <w:tab/>
        <w:t xml:space="preserve">"x": 1256,</w:t>
      </w:r>
    </w:p>
    <w:p w:rsidR="00000000" w:rsidDel="00000000" w:rsidP="00000000" w:rsidRDefault="00000000" w:rsidRPr="00000000" w14:paraId="0000027D">
      <w:pPr>
        <w:spacing w:after="240" w:before="240" w:lineRule="auto"/>
        <w:rPr/>
      </w:pPr>
      <w:r w:rsidDel="00000000" w:rsidR="00000000" w:rsidRPr="00000000">
        <w:rPr>
          <w:rtl w:val="0"/>
        </w:rPr>
        <w:t xml:space="preserve">    </w:t>
        <w:tab/>
        <w:t xml:space="preserve">"y": 249,</w:t>
      </w:r>
    </w:p>
    <w:p w:rsidR="00000000" w:rsidDel="00000000" w:rsidP="00000000" w:rsidRDefault="00000000" w:rsidRPr="00000000" w14:paraId="0000027E">
      <w:pPr>
        <w:spacing w:after="240" w:before="240" w:lineRule="auto"/>
        <w:rPr/>
      </w:pPr>
      <w:r w:rsidDel="00000000" w:rsidR="00000000" w:rsidRPr="00000000">
        <w:rPr>
          <w:rtl w:val="0"/>
        </w:rPr>
        <w:t xml:space="preserve">        "wires": [</w:t>
      </w:r>
    </w:p>
    <w:p w:rsidR="00000000" w:rsidDel="00000000" w:rsidP="00000000" w:rsidRDefault="00000000" w:rsidRPr="00000000" w14:paraId="0000027F">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80">
      <w:pPr>
        <w:spacing w:after="240" w:before="240" w:lineRule="auto"/>
        <w:rPr/>
      </w:pPr>
      <w:r w:rsidDel="00000000" w:rsidR="00000000" w:rsidRPr="00000000">
        <w:rPr>
          <w:rtl w:val="0"/>
        </w:rPr>
        <w:t xml:space="preserve">                "aed2fd09.ed1e7",</w:t>
      </w:r>
    </w:p>
    <w:p w:rsidR="00000000" w:rsidDel="00000000" w:rsidP="00000000" w:rsidRDefault="00000000" w:rsidRPr="00000000" w14:paraId="00000281">
      <w:pPr>
        <w:spacing w:after="240" w:before="240" w:lineRule="auto"/>
        <w:rPr/>
      </w:pPr>
      <w:r w:rsidDel="00000000" w:rsidR="00000000" w:rsidRPr="00000000">
        <w:rPr>
          <w:rtl w:val="0"/>
        </w:rPr>
        <w:t xml:space="preserve">                "e53ec0b3.bc86",</w:t>
      </w:r>
    </w:p>
    <w:p w:rsidR="00000000" w:rsidDel="00000000" w:rsidP="00000000" w:rsidRDefault="00000000" w:rsidRPr="00000000" w14:paraId="00000282">
      <w:pPr>
        <w:spacing w:after="240" w:before="240" w:lineRule="auto"/>
        <w:rPr/>
      </w:pPr>
      <w:r w:rsidDel="00000000" w:rsidR="00000000" w:rsidRPr="00000000">
        <w:rPr>
          <w:rtl w:val="0"/>
        </w:rPr>
        <w:t xml:space="preserve">                "cdcd2de1.1efdd"</w:t>
      </w:r>
    </w:p>
    <w:p w:rsidR="00000000" w:rsidDel="00000000" w:rsidP="00000000" w:rsidRDefault="00000000" w:rsidRPr="00000000" w14:paraId="00000283">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84">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85">
      <w:pPr>
        <w:spacing w:after="240" w:before="240" w:lineRule="auto"/>
        <w:rPr/>
      </w:pPr>
      <w:r w:rsidDel="00000000" w:rsidR="00000000" w:rsidRPr="00000000">
        <w:rPr>
          <w:rtl w:val="0"/>
        </w:rPr>
        <w:tab/>
        <w:t xml:space="preserve">},</w:t>
      </w:r>
    </w:p>
    <w:p w:rsidR="00000000" w:rsidDel="00000000" w:rsidP="00000000" w:rsidRDefault="00000000" w:rsidRPr="00000000" w14:paraId="00000286">
      <w:pPr>
        <w:spacing w:after="240" w:before="240" w:lineRule="auto"/>
        <w:rPr/>
      </w:pPr>
      <w:r w:rsidDel="00000000" w:rsidR="00000000" w:rsidRPr="00000000">
        <w:rPr>
          <w:rtl w:val="0"/>
        </w:rPr>
        <w:tab/>
        <w:t xml:space="preserve">{</w:t>
      </w:r>
    </w:p>
    <w:p w:rsidR="00000000" w:rsidDel="00000000" w:rsidP="00000000" w:rsidRDefault="00000000" w:rsidRPr="00000000" w14:paraId="00000287">
      <w:pPr>
        <w:spacing w:after="240" w:before="240" w:lineRule="auto"/>
        <w:rPr/>
      </w:pPr>
      <w:r w:rsidDel="00000000" w:rsidR="00000000" w:rsidRPr="00000000">
        <w:rPr>
          <w:rtl w:val="0"/>
        </w:rPr>
        <w:t xml:space="preserve">        "id": "e53ec0b3.bc86",</w:t>
      </w:r>
    </w:p>
    <w:p w:rsidR="00000000" w:rsidDel="00000000" w:rsidP="00000000" w:rsidRDefault="00000000" w:rsidRPr="00000000" w14:paraId="00000288">
      <w:pPr>
        <w:spacing w:after="240" w:before="240" w:lineRule="auto"/>
        <w:rPr/>
      </w:pPr>
      <w:r w:rsidDel="00000000" w:rsidR="00000000" w:rsidRPr="00000000">
        <w:rPr>
          <w:rtl w:val="0"/>
        </w:rPr>
        <w:t xml:space="preserve">        "type": "ui_template",</w:t>
      </w:r>
    </w:p>
    <w:p w:rsidR="00000000" w:rsidDel="00000000" w:rsidP="00000000" w:rsidRDefault="00000000" w:rsidRPr="00000000" w14:paraId="00000289">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28A">
      <w:pPr>
        <w:spacing w:after="240" w:before="240" w:lineRule="auto"/>
        <w:rPr/>
      </w:pPr>
      <w:r w:rsidDel="00000000" w:rsidR="00000000" w:rsidRPr="00000000">
        <w:rPr>
          <w:rtl w:val="0"/>
        </w:rPr>
        <w:t xml:space="preserve">        "group": "bd28e603.fd7858",</w:t>
      </w:r>
    </w:p>
    <w:p w:rsidR="00000000" w:rsidDel="00000000" w:rsidP="00000000" w:rsidRDefault="00000000" w:rsidRPr="00000000" w14:paraId="0000028B">
      <w:pPr>
        <w:spacing w:after="240" w:before="240" w:lineRule="auto"/>
        <w:rPr/>
      </w:pPr>
      <w:r w:rsidDel="00000000" w:rsidR="00000000" w:rsidRPr="00000000">
        <w:rPr>
          <w:rtl w:val="0"/>
        </w:rPr>
        <w:t xml:space="preserve">        "name": "",</w:t>
      </w:r>
    </w:p>
    <w:p w:rsidR="00000000" w:rsidDel="00000000" w:rsidP="00000000" w:rsidRDefault="00000000" w:rsidRPr="00000000" w14:paraId="0000028C">
      <w:pPr>
        <w:spacing w:after="240" w:before="240" w:lineRule="auto"/>
        <w:rPr/>
      </w:pPr>
      <w:r w:rsidDel="00000000" w:rsidR="00000000" w:rsidRPr="00000000">
        <w:rPr>
          <w:rtl w:val="0"/>
        </w:rPr>
        <w:t xml:space="preserve">        "order": 1,</w:t>
      </w:r>
    </w:p>
    <w:p w:rsidR="00000000" w:rsidDel="00000000" w:rsidP="00000000" w:rsidRDefault="00000000" w:rsidRPr="00000000" w14:paraId="0000028D">
      <w:pPr>
        <w:spacing w:after="240" w:before="240" w:lineRule="auto"/>
        <w:rPr/>
      </w:pPr>
      <w:r w:rsidDel="00000000" w:rsidR="00000000" w:rsidRPr="00000000">
        <w:rPr>
          <w:rtl w:val="0"/>
        </w:rPr>
        <w:t xml:space="preserve">        "width": "0",</w:t>
      </w:r>
    </w:p>
    <w:p w:rsidR="00000000" w:rsidDel="00000000" w:rsidP="00000000" w:rsidRDefault="00000000" w:rsidRPr="00000000" w14:paraId="0000028E">
      <w:pPr>
        <w:spacing w:after="240" w:before="240" w:lineRule="auto"/>
        <w:rPr/>
      </w:pPr>
      <w:r w:rsidDel="00000000" w:rsidR="00000000" w:rsidRPr="00000000">
        <w:rPr>
          <w:rtl w:val="0"/>
        </w:rPr>
        <w:t xml:space="preserve">        "height": "0",</w:t>
      </w:r>
    </w:p>
    <w:p w:rsidR="00000000" w:rsidDel="00000000" w:rsidP="00000000" w:rsidRDefault="00000000" w:rsidRPr="00000000" w14:paraId="0000028F">
      <w:pPr>
        <w:spacing w:after="240" w:before="240" w:lineRule="auto"/>
        <w:rPr/>
      </w:pPr>
      <w:r w:rsidDel="00000000" w:rsidR="00000000" w:rsidRPr="00000000">
        <w:rPr>
          <w:rtl w:val="0"/>
        </w:rPr>
        <w:t xml:space="preserve">        "format": "&lt;!DOCTYPE html&gt;\n&lt;html lang=\"en\"&gt;\n&lt;head&gt;\n    &lt;style&gt;\ndiv {\n  background-image: url('https://encrypted-tbn0.gstatic.com/images?q=tbn:ANd9GcRW0hDhoAJb37GrwtcPQj0mb94lcqdJ63syqyid4L-QEAh9LHnMkK6pf_Ry5DD6TyfzoYlr78GJCkYGzOZth1dwQpfsXgluM50&amp;usqp=CAU&amp;ec=45732301');\n}\n&lt;/style&gt;\n  &lt;title&gt;Food Plate&lt;/title&gt;\n  &lt;meta charset=\"utf-8\"&gt;\n  &lt;meta name=\"viewport\" content=\"width=device-width, initial-scale=1\"&gt;\n   &lt;link rel=\"stylesheet\" href=\"https://maxcdn.bootstrapcdn.com/bootstrap/4.3.1/css/bootstrap.min.css\"&gt;\n  &lt;script src=\"https://ajax.googleapis.com/ajax/libs/jquery/3.4.1/jquery.min.js\"&gt;&lt;/script&gt;\n  &lt;script src=\"https://cdnjs.cloudflare.com/ajax/libs/popper.js/1.14.7/umd/popper.min.js\"&gt;&lt;/script&gt;\n  &lt;script src=\"https://maxcdn.bootstrapcdn.com/bootstrap/4.3.1/js/bootstrap.min.js\"&gt;&lt;/script&gt;\n  &lt;style&gt;\n  \n    color: #fff;\n\t}\n\t\n   .bg-light {\n</w:t>
        <w:tab/>
        <w:t xml:space="preserve">background-color: #00838F!important;\n\t}\n\t\n\t\n\t.custom-file {\n\t\tmargin-bottom: 14px;\n\t\t}\n\t\t\n\t.table .thead-dark th {\n\t\t\n\t\tbackground-color: #307d76;\n\t\tborder-color: #307d76;\n\t\tcolor:#FFFFFF;\n\t}\n\th4{\n\t   \n\t    text-align: center;\n\t\t    color: #000000;\n\t\t    background-color:#FF0000;\n\t\t    \n\t}\n\t\n\th5{\n\t    text-align: center;\n\t\t    color: #000000;\n\t\t    background-color:#FF0000;\n\t\t    background-image: url('data:image/png;base64,iVBORw0KGgoAAAANSUhEUgAAAQMAAADDCAMAAACxkIT5AAAAA1BMVEX///+nxBvIAAAASElEQVR4nO3BMQEAAADCoPVPbQwfoAAAAAAAAAAAAAAAAAAAAAAAAAAAAAAAAAAAAAAAAAAAAAAAAAAAAAAAAAAAAAAAAAD+BsYMAAFjd3WkAAAAAElFTkSuQmCC');\n\t\t}\n\t\t.text-center {\n\t\t  text-align: center;\n\t\t  background-image: url('data:image/png;base64,iVBORw0KGgoAAAANSUhEUgAAAQMAAADDCAMAAACxkIT5AAAAA1BMVEX///+nxBvIAAAASElEQVR4nO3BMQEAAADCoPVPbQwfoAAAAAAAAAAAAAAAAAAAAAAAAAAAAAAAAAAAAAAAAAAAAAAAAAAAAAAAAAAAAAAAAAD+BsYMAAFjd3WkAAAAAElFTkSuQmCC');\n\t\t}\n\t.imgdiv\n\t{\n\t\talign:center;\n\t\tbackground-image: url('https://encrypted-tbn0.gstatic.com/images?q=tbn:ANd9GcRW0hDhoAJb37GrwtcPQj0mb94lcqdJ63syqyid4L-QEAh9LHnMkK6pf_Ry5DD6TyfzoYlr78GJCkYGzOZth1dwQpfsXgluM50&amp;usqp=CAU&amp;ec=45732301');\n\t}\n\t&lt;/style&gt;\n&lt;/head&gt;\n&lt;body&gt;\n\t\n\t\t&lt;div class=\"justify-content-center\"&gt;\n\t\t\t&lt;h4 class=\"text-center\"&gt;Upload Food Image &lt;/h4&gt;\n\t\t&lt;/div&gt;\n\t\n\t\n    &lt;div class=\"container\"&gt;\n\t\t&lt;div class=\"row\"&gt;\n\t\t\t&lt;div class=\"col-sm-2\"&gt;\n\t\t\t&lt;/div&gt;\n\t\t\t&lt;div class=\"col-sm-8\"&gt;\n\t\t\t\t\n\t\t\t\t\t&lt;div class=\"custom-file\"&gt;\n\t\t\t\t\t\n\t\t\t\t\t\t&lt;input type=\"file\" name=\"pic\" accept=\"image/*\" onchange=\"readURL(this);\" class=\"custom-file-input\" id=\"customFile\"&gt;\n\t\t\t\t\t\t\n\t\t\t\t\t\t&lt;label class=\"custom-file-label\" for=\"customFile\"&gt;Choose file&lt;/label&gt;\n\t\t\t\t\t&lt;/div&gt;\n\t\t\t\t\t&lt;br&gt;\n\t\t\t\t\t&lt;div class=\"imgdiv\"&gt;\n\t\t\t\t\t\t&lt;img src=\"#\" id=\"blah\" class=\"rounded\" alt=\"Selected Image\"&gt;\n\t\t\t\t\t&lt;/div&gt;\n\t\t\t\t\t&lt;!--&lt;md-button ng-click=\"send({payload:action()})\"&gt;\n\t\t\t\t\t\tPredict\n\t\t\t\t\t&lt;/md-button&gt;--&gt;\n\t\t\t\t\t&lt;button type=\"submit\" ng-click=\"send({payload:action()})\" class=\"btn btn-success\"&gt;Submit&lt;/button&gt;\n\t\t\t\t\n\t\t\t\t\n\t\t\t&lt;/div&gt;\n\t\t\t&lt;div class=\"col-sm-2\"&gt;\n\t\t\t&lt;/div&gt;\n\t\t&lt;/div&gt;\n\t\t&lt;div class=\"row\"&gt;\n\t\t\t&lt;div class=\"col-sm-2\"&gt;\n\t\t\t&lt;/div&gt;\n\t\t\t&lt;div class=\"col-sm-8\"&gt;\n\t\t\t&lt;h5&gt; The Recognised Objects  &lt;/h5&gt;\n\t\t\t\n\t\t\t&lt;table class=\"table\"&gt;\n\t\t\t\t&lt;thead class=\"thead-dark\"&gt;\n\t\t\t\t  &lt;tr&gt;\n\t\t\t\t\t&lt;th&gt;Class&lt;/th&gt;\n\t\t\t\t\t&lt;th&gt;Score&lt;/th&gt;\n\t\t\t\t  &lt;/tr&gt;\n\t\t\t\t&lt;/thead&gt;\n\t\t\t\t&lt;tbody id=\"scoretable\"&gt;\n\t\t\t\t&lt;/tbody&gt;\n\t\t\t  &lt;/table&gt;\n\t\t\t  \n\t\t\t &lt;/div&gt;\n\t\t\t&lt;div class=\"col-sm-2\"&gt;\n\t\t\t&lt;/div&gt;\n\t&lt;/div&gt;\t\n&lt;/body&gt;\n&lt;/html&gt;\n&lt;script&gt;\nvar x=\"\";\n</w:t>
        <w:tab/>
        <w:t xml:space="preserve">function readURL(input) {\n    </w:t>
        <w:tab/>
        <w:t xml:space="preserve">if (input.files &amp;&amp; input.files[0]) {\n            var reader = new FileReader();\n\n        </w:t>
        <w:tab/>
        <w:t xml:space="preserve">reader.onload = function (e) {\n            </w:t>
        <w:tab/>
        <w:t xml:space="preserve">$('#blah')\n     </w:t>
        <w:tab/>
        <w:t xml:space="preserve">           .attr('src', e.target.result)\n                </w:t>
        <w:tab/>
        <w:t xml:space="preserve">.width(150)\n                </w:t>
        <w:tab/>
        <w:t xml:space="preserve">.height(200);\n        </w:t>
        <w:tab/>
        <w:t xml:space="preserve">};\n\n            reader.readAsDataURL(input.files[0]);\n        </w:t>
        <w:tab/>
        <w:t xml:space="preserve">x= input.files[0]\n\n        </w:t>
        <w:tab/>
        <w:t xml:space="preserve">\n        </w:t>
        <w:tab/>
        <w:t xml:space="preserve">\n\n    </w:t>
        <w:tab/>
        <w:t xml:space="preserve">}\n    }\n</w:t>
        <w:tab/>
        <w:t xml:space="preserve">function getdata(data)\n\t{\n\t\t var html = '';\n        </w:t>
        <w:tab/>
        <w:t xml:space="preserve">if(data != 0)\n\t\t\t{\n\t\t\t\t$.each(data, function(i){\n\t\t\t\tvar row = data[i];\n\t\t\t\tconsole.log(row);\n\t\t\t\thtml += '&lt;tr&gt;';\n\t\t\t\thtml += '&lt;td&gt;';\n\t\t\t\thtml +=  row.class;\n\t\t\t\thtml += '&lt;/td&gt;';\n\t\t\t\thtml += '&lt;td&gt;';\n\t\t\t\thtml +=  row.score;\n\t\t\t\thtml += '&lt;/td&gt;';\n\t\t\t\thtml += '&lt;/tr&gt;';\n\t\t\t});\n\t\t\t}\n\t\t\telse\n\t\t\t\thtml+=\"&lt;div&gt;No Data&lt;/div&gt;\";\n\t\t\t$('#scoretable').html(html);\n\t}\n</w:t>
        <w:tab/>
        <w:t xml:space="preserve">(function(scope) {\n    </w:t>
        <w:tab/>
        <w:t xml:space="preserve">scope.$watch('msg.payload', function(data) {\n            console.log('Position 2');\n            console.dir(data);\n            getdata(data);\n\n        });\n</w:t>
        <w:tab/>
        <w:t xml:space="preserve">})(scope);\n</w:t>
        <w:tab/>
        <w:t xml:space="preserve">\n    \n// or overwrite value in your callback function ...\nthis.scope.action = function() { return x; }\n\n&lt;/script&gt;",</w:t>
      </w:r>
    </w:p>
    <w:p w:rsidR="00000000" w:rsidDel="00000000" w:rsidP="00000000" w:rsidRDefault="00000000" w:rsidRPr="00000000" w14:paraId="00000290">
      <w:pPr>
        <w:spacing w:after="240" w:before="240" w:lineRule="auto"/>
        <w:rPr/>
      </w:pPr>
      <w:r w:rsidDel="00000000" w:rsidR="00000000" w:rsidRPr="00000000">
        <w:rPr>
          <w:rtl w:val="0"/>
        </w:rPr>
        <w:t xml:space="preserve">        "storeOutMessages": true,</w:t>
      </w:r>
    </w:p>
    <w:p w:rsidR="00000000" w:rsidDel="00000000" w:rsidP="00000000" w:rsidRDefault="00000000" w:rsidRPr="00000000" w14:paraId="00000291">
      <w:pPr>
        <w:spacing w:after="240" w:before="240" w:lineRule="auto"/>
        <w:rPr/>
      </w:pPr>
      <w:r w:rsidDel="00000000" w:rsidR="00000000" w:rsidRPr="00000000">
        <w:rPr>
          <w:rtl w:val="0"/>
        </w:rPr>
        <w:t xml:space="preserve">        "fwdInMessages": true,</w:t>
      </w:r>
    </w:p>
    <w:p w:rsidR="00000000" w:rsidDel="00000000" w:rsidP="00000000" w:rsidRDefault="00000000" w:rsidRPr="00000000" w14:paraId="00000292">
      <w:pPr>
        <w:spacing w:after="240" w:before="240" w:lineRule="auto"/>
        <w:rPr/>
      </w:pPr>
      <w:r w:rsidDel="00000000" w:rsidR="00000000" w:rsidRPr="00000000">
        <w:rPr>
          <w:rtl w:val="0"/>
        </w:rPr>
        <w:t xml:space="preserve">        "resendOnRefresh": false,</w:t>
      </w:r>
    </w:p>
    <w:p w:rsidR="00000000" w:rsidDel="00000000" w:rsidP="00000000" w:rsidRDefault="00000000" w:rsidRPr="00000000" w14:paraId="00000293">
      <w:pPr>
        <w:spacing w:after="240" w:before="240" w:lineRule="auto"/>
        <w:rPr/>
      </w:pPr>
      <w:r w:rsidDel="00000000" w:rsidR="00000000" w:rsidRPr="00000000">
        <w:rPr>
          <w:rtl w:val="0"/>
        </w:rPr>
        <w:t xml:space="preserve">        "templateScope": "local",</w:t>
      </w:r>
    </w:p>
    <w:p w:rsidR="00000000" w:rsidDel="00000000" w:rsidP="00000000" w:rsidRDefault="00000000" w:rsidRPr="00000000" w14:paraId="00000294">
      <w:pPr>
        <w:spacing w:after="240" w:before="240" w:lineRule="auto"/>
        <w:rPr/>
      </w:pPr>
      <w:r w:rsidDel="00000000" w:rsidR="00000000" w:rsidRPr="00000000">
        <w:rPr>
          <w:rtl w:val="0"/>
        </w:rPr>
        <w:t xml:space="preserve">    </w:t>
        <w:tab/>
        <w:t xml:space="preserve">"x": 1069,</w:t>
      </w:r>
    </w:p>
    <w:p w:rsidR="00000000" w:rsidDel="00000000" w:rsidP="00000000" w:rsidRDefault="00000000" w:rsidRPr="00000000" w14:paraId="00000295">
      <w:pPr>
        <w:spacing w:after="240" w:before="240" w:lineRule="auto"/>
        <w:rPr/>
      </w:pPr>
      <w:r w:rsidDel="00000000" w:rsidR="00000000" w:rsidRPr="00000000">
        <w:rPr>
          <w:rtl w:val="0"/>
        </w:rPr>
        <w:t xml:space="preserve">    </w:t>
        <w:tab/>
        <w:t xml:space="preserve">"y": 118,</w:t>
      </w:r>
    </w:p>
    <w:p w:rsidR="00000000" w:rsidDel="00000000" w:rsidP="00000000" w:rsidRDefault="00000000" w:rsidRPr="00000000" w14:paraId="00000296">
      <w:pPr>
        <w:spacing w:after="240" w:before="240" w:lineRule="auto"/>
        <w:rPr/>
      </w:pPr>
      <w:r w:rsidDel="00000000" w:rsidR="00000000" w:rsidRPr="00000000">
        <w:rPr>
          <w:rtl w:val="0"/>
        </w:rPr>
        <w:t xml:space="preserve">    </w:t>
        <w:tab/>
        <w:t xml:space="preserve">"wires": [</w:t>
      </w:r>
    </w:p>
    <w:p w:rsidR="00000000" w:rsidDel="00000000" w:rsidP="00000000" w:rsidRDefault="00000000" w:rsidRPr="00000000" w14:paraId="00000297">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98">
      <w:pPr>
        <w:spacing w:after="240" w:before="240" w:lineRule="auto"/>
        <w:rPr/>
      </w:pPr>
      <w:r w:rsidDel="00000000" w:rsidR="00000000" w:rsidRPr="00000000">
        <w:rPr>
          <w:rtl w:val="0"/>
        </w:rPr>
        <w:t xml:space="preserve">                "73cfaca3.62b534"</w:t>
      </w:r>
    </w:p>
    <w:p w:rsidR="00000000" w:rsidDel="00000000" w:rsidP="00000000" w:rsidRDefault="00000000" w:rsidRPr="00000000" w14:paraId="00000299">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9A">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9B">
      <w:pPr>
        <w:spacing w:after="240" w:before="240" w:lineRule="auto"/>
        <w:rPr/>
      </w:pPr>
      <w:r w:rsidDel="00000000" w:rsidR="00000000" w:rsidRPr="00000000">
        <w:rPr>
          <w:rtl w:val="0"/>
        </w:rPr>
        <w:tab/>
        <w:t xml:space="preserve">},</w:t>
      </w:r>
    </w:p>
    <w:p w:rsidR="00000000" w:rsidDel="00000000" w:rsidP="00000000" w:rsidRDefault="00000000" w:rsidRPr="00000000" w14:paraId="0000029C">
      <w:pPr>
        <w:spacing w:after="240" w:before="240" w:lineRule="auto"/>
        <w:rPr/>
      </w:pPr>
      <w:r w:rsidDel="00000000" w:rsidR="00000000" w:rsidRPr="00000000">
        <w:rPr>
          <w:rtl w:val="0"/>
        </w:rPr>
        <w:tab/>
        <w:t xml:space="preserve">{</w:t>
      </w:r>
    </w:p>
    <w:p w:rsidR="00000000" w:rsidDel="00000000" w:rsidP="00000000" w:rsidRDefault="00000000" w:rsidRPr="00000000" w14:paraId="0000029D">
      <w:pPr>
        <w:spacing w:after="240" w:before="240" w:lineRule="auto"/>
        <w:rPr/>
      </w:pPr>
      <w:r w:rsidDel="00000000" w:rsidR="00000000" w:rsidRPr="00000000">
        <w:rPr>
          <w:rtl w:val="0"/>
        </w:rPr>
        <w:t xml:space="preserve">        "id": "aed2fd09.ed1e7",</w:t>
      </w:r>
    </w:p>
    <w:p w:rsidR="00000000" w:rsidDel="00000000" w:rsidP="00000000" w:rsidRDefault="00000000" w:rsidRPr="00000000" w14:paraId="0000029E">
      <w:pPr>
        <w:spacing w:after="240" w:before="240" w:lineRule="auto"/>
        <w:rPr/>
      </w:pPr>
      <w:r w:rsidDel="00000000" w:rsidR="00000000" w:rsidRPr="00000000">
        <w:rPr>
          <w:rtl w:val="0"/>
        </w:rPr>
        <w:t xml:space="preserve">        "type": "debug",</w:t>
      </w:r>
    </w:p>
    <w:p w:rsidR="00000000" w:rsidDel="00000000" w:rsidP="00000000" w:rsidRDefault="00000000" w:rsidRPr="00000000" w14:paraId="0000029F">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2A0">
      <w:pPr>
        <w:spacing w:after="240" w:before="240" w:lineRule="auto"/>
        <w:rPr/>
      </w:pPr>
      <w:r w:rsidDel="00000000" w:rsidR="00000000" w:rsidRPr="00000000">
        <w:rPr>
          <w:rtl w:val="0"/>
        </w:rPr>
        <w:t xml:space="preserve">        "name": "",</w:t>
      </w:r>
    </w:p>
    <w:p w:rsidR="00000000" w:rsidDel="00000000" w:rsidP="00000000" w:rsidRDefault="00000000" w:rsidRPr="00000000" w14:paraId="000002A1">
      <w:pPr>
        <w:spacing w:after="240" w:before="240" w:lineRule="auto"/>
        <w:rPr/>
      </w:pPr>
      <w:r w:rsidDel="00000000" w:rsidR="00000000" w:rsidRPr="00000000">
        <w:rPr>
          <w:rtl w:val="0"/>
        </w:rPr>
        <w:t xml:space="preserve">        "active": true,</w:t>
      </w:r>
    </w:p>
    <w:p w:rsidR="00000000" w:rsidDel="00000000" w:rsidP="00000000" w:rsidRDefault="00000000" w:rsidRPr="00000000" w14:paraId="000002A2">
      <w:pPr>
        <w:spacing w:after="240" w:before="240" w:lineRule="auto"/>
        <w:rPr/>
      </w:pPr>
      <w:r w:rsidDel="00000000" w:rsidR="00000000" w:rsidRPr="00000000">
        <w:rPr>
          <w:rtl w:val="0"/>
        </w:rPr>
        <w:t xml:space="preserve">        "tosidebar": true,</w:t>
      </w:r>
    </w:p>
    <w:p w:rsidR="00000000" w:rsidDel="00000000" w:rsidP="00000000" w:rsidRDefault="00000000" w:rsidRPr="00000000" w14:paraId="000002A3">
      <w:pPr>
        <w:spacing w:after="240" w:before="240" w:lineRule="auto"/>
        <w:rPr/>
      </w:pPr>
      <w:r w:rsidDel="00000000" w:rsidR="00000000" w:rsidRPr="00000000">
        <w:rPr>
          <w:rtl w:val="0"/>
        </w:rPr>
        <w:t xml:space="preserve"> </w:t>
        <w:tab/>
        <w:t xml:space="preserve">   "console": false,</w:t>
      </w:r>
    </w:p>
    <w:p w:rsidR="00000000" w:rsidDel="00000000" w:rsidP="00000000" w:rsidRDefault="00000000" w:rsidRPr="00000000" w14:paraId="000002A4">
      <w:pPr>
        <w:spacing w:after="240" w:before="240" w:lineRule="auto"/>
        <w:rPr/>
      </w:pPr>
      <w:r w:rsidDel="00000000" w:rsidR="00000000" w:rsidRPr="00000000">
        <w:rPr>
          <w:rtl w:val="0"/>
        </w:rPr>
        <w:t xml:space="preserve">        "tostatus": false,</w:t>
      </w:r>
    </w:p>
    <w:p w:rsidR="00000000" w:rsidDel="00000000" w:rsidP="00000000" w:rsidRDefault="00000000" w:rsidRPr="00000000" w14:paraId="000002A5">
      <w:pPr>
        <w:spacing w:after="240" w:before="240" w:lineRule="auto"/>
        <w:rPr/>
      </w:pPr>
      <w:r w:rsidDel="00000000" w:rsidR="00000000" w:rsidRPr="00000000">
        <w:rPr>
          <w:rtl w:val="0"/>
        </w:rPr>
        <w:t xml:space="preserve">        "complete": "true",</w:t>
      </w:r>
    </w:p>
    <w:p w:rsidR="00000000" w:rsidDel="00000000" w:rsidP="00000000" w:rsidRDefault="00000000" w:rsidRPr="00000000" w14:paraId="000002A6">
      <w:pPr>
        <w:spacing w:after="240" w:before="240" w:lineRule="auto"/>
        <w:rPr/>
      </w:pPr>
      <w:r w:rsidDel="00000000" w:rsidR="00000000" w:rsidRPr="00000000">
        <w:rPr>
          <w:rtl w:val="0"/>
        </w:rPr>
        <w:t xml:space="preserve">        "targetType": "full",</w:t>
      </w:r>
    </w:p>
    <w:p w:rsidR="00000000" w:rsidDel="00000000" w:rsidP="00000000" w:rsidRDefault="00000000" w:rsidRPr="00000000" w14:paraId="000002A7">
      <w:pPr>
        <w:spacing w:after="240" w:before="240" w:lineRule="auto"/>
        <w:rPr/>
      </w:pPr>
      <w:r w:rsidDel="00000000" w:rsidR="00000000" w:rsidRPr="00000000">
        <w:rPr>
          <w:rtl w:val="0"/>
        </w:rPr>
        <w:t xml:space="preserve">    </w:t>
        <w:tab/>
        <w:t xml:space="preserve">"x": 1615.5,</w:t>
      </w:r>
    </w:p>
    <w:p w:rsidR="00000000" w:rsidDel="00000000" w:rsidP="00000000" w:rsidRDefault="00000000" w:rsidRPr="00000000" w14:paraId="000002A8">
      <w:pPr>
        <w:spacing w:after="240" w:before="240" w:lineRule="auto"/>
        <w:rPr/>
      </w:pPr>
      <w:r w:rsidDel="00000000" w:rsidR="00000000" w:rsidRPr="00000000">
        <w:rPr>
          <w:rtl w:val="0"/>
        </w:rPr>
        <w:t xml:space="preserve">    </w:t>
        <w:tab/>
        <w:t xml:space="preserve">"y": 191,</w:t>
      </w:r>
    </w:p>
    <w:p w:rsidR="00000000" w:rsidDel="00000000" w:rsidP="00000000" w:rsidRDefault="00000000" w:rsidRPr="00000000" w14:paraId="000002A9">
      <w:pPr>
        <w:spacing w:after="240" w:before="240" w:lineRule="auto"/>
        <w:rPr/>
      </w:pPr>
      <w:r w:rsidDel="00000000" w:rsidR="00000000" w:rsidRPr="00000000">
        <w:rPr>
          <w:rtl w:val="0"/>
        </w:rPr>
        <w:t xml:space="preserve">        "wires": []</w:t>
      </w:r>
    </w:p>
    <w:p w:rsidR="00000000" w:rsidDel="00000000" w:rsidP="00000000" w:rsidRDefault="00000000" w:rsidRPr="00000000" w14:paraId="000002AA">
      <w:pPr>
        <w:spacing w:after="240" w:before="240" w:lineRule="auto"/>
        <w:rPr/>
      </w:pPr>
      <w:r w:rsidDel="00000000" w:rsidR="00000000" w:rsidRPr="00000000">
        <w:rPr>
          <w:rtl w:val="0"/>
        </w:rPr>
        <w:tab/>
        <w:t xml:space="preserve">},</w:t>
      </w:r>
    </w:p>
    <w:p w:rsidR="00000000" w:rsidDel="00000000" w:rsidP="00000000" w:rsidRDefault="00000000" w:rsidRPr="00000000" w14:paraId="000002AB">
      <w:pPr>
        <w:spacing w:after="240" w:before="240" w:lineRule="auto"/>
        <w:rPr/>
      </w:pPr>
      <w:r w:rsidDel="00000000" w:rsidR="00000000" w:rsidRPr="00000000">
        <w:rPr>
          <w:rtl w:val="0"/>
        </w:rPr>
        <w:tab/>
        <w:t xml:space="preserve">{</w:t>
      </w:r>
    </w:p>
    <w:p w:rsidR="00000000" w:rsidDel="00000000" w:rsidP="00000000" w:rsidRDefault="00000000" w:rsidRPr="00000000" w14:paraId="000002AC">
      <w:pPr>
        <w:spacing w:after="240" w:before="240" w:lineRule="auto"/>
        <w:rPr/>
      </w:pPr>
      <w:r w:rsidDel="00000000" w:rsidR="00000000" w:rsidRPr="00000000">
        <w:rPr>
          <w:rtl w:val="0"/>
        </w:rPr>
        <w:t xml:space="preserve">        "id": "bae2ee5d.69c1e",</w:t>
      </w:r>
    </w:p>
    <w:p w:rsidR="00000000" w:rsidDel="00000000" w:rsidP="00000000" w:rsidRDefault="00000000" w:rsidRPr="00000000" w14:paraId="000002AD">
      <w:pPr>
        <w:spacing w:after="240" w:before="240" w:lineRule="auto"/>
        <w:rPr/>
      </w:pPr>
      <w:r w:rsidDel="00000000" w:rsidR="00000000" w:rsidRPr="00000000">
        <w:rPr>
          <w:rtl w:val="0"/>
        </w:rPr>
        <w:t xml:space="preserve">        "type": "ui_text",</w:t>
      </w:r>
    </w:p>
    <w:p w:rsidR="00000000" w:rsidDel="00000000" w:rsidP="00000000" w:rsidRDefault="00000000" w:rsidRPr="00000000" w14:paraId="000002AE">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2AF">
      <w:pPr>
        <w:spacing w:after="240" w:before="240" w:lineRule="auto"/>
        <w:rPr/>
      </w:pPr>
      <w:r w:rsidDel="00000000" w:rsidR="00000000" w:rsidRPr="00000000">
        <w:rPr>
          <w:rtl w:val="0"/>
        </w:rPr>
        <w:t xml:space="preserve">        "group": "b0b21dbd.58ccd",</w:t>
      </w:r>
    </w:p>
    <w:p w:rsidR="00000000" w:rsidDel="00000000" w:rsidP="00000000" w:rsidRDefault="00000000" w:rsidRPr="00000000" w14:paraId="000002B0">
      <w:pPr>
        <w:spacing w:after="240" w:before="240" w:lineRule="auto"/>
        <w:rPr/>
      </w:pPr>
      <w:r w:rsidDel="00000000" w:rsidR="00000000" w:rsidRPr="00000000">
        <w:rPr>
          <w:rtl w:val="0"/>
        </w:rPr>
        <w:t xml:space="preserve">        "order": 0,</w:t>
      </w:r>
    </w:p>
    <w:p w:rsidR="00000000" w:rsidDel="00000000" w:rsidP="00000000" w:rsidRDefault="00000000" w:rsidRPr="00000000" w14:paraId="000002B1">
      <w:pPr>
        <w:spacing w:after="240" w:before="240" w:lineRule="auto"/>
        <w:rPr/>
      </w:pPr>
      <w:r w:rsidDel="00000000" w:rsidR="00000000" w:rsidRPr="00000000">
        <w:rPr>
          <w:rtl w:val="0"/>
        </w:rPr>
        <w:t xml:space="preserve">        "width": 0,</w:t>
      </w:r>
    </w:p>
    <w:p w:rsidR="00000000" w:rsidDel="00000000" w:rsidP="00000000" w:rsidRDefault="00000000" w:rsidRPr="00000000" w14:paraId="000002B2">
      <w:pPr>
        <w:spacing w:after="240" w:before="240" w:lineRule="auto"/>
        <w:rPr/>
      </w:pPr>
      <w:r w:rsidDel="00000000" w:rsidR="00000000" w:rsidRPr="00000000">
        <w:rPr>
          <w:rtl w:val="0"/>
        </w:rPr>
        <w:t xml:space="preserve">        "height": 0,</w:t>
      </w:r>
    </w:p>
    <w:p w:rsidR="00000000" w:rsidDel="00000000" w:rsidP="00000000" w:rsidRDefault="00000000" w:rsidRPr="00000000" w14:paraId="000002B3">
      <w:pPr>
        <w:spacing w:after="240" w:before="240" w:lineRule="auto"/>
        <w:rPr/>
      </w:pPr>
      <w:r w:rsidDel="00000000" w:rsidR="00000000" w:rsidRPr="00000000">
        <w:rPr>
          <w:rtl w:val="0"/>
        </w:rPr>
        <w:t xml:space="preserve">        "name": "Sugar Warnings",</w:t>
      </w:r>
    </w:p>
    <w:p w:rsidR="00000000" w:rsidDel="00000000" w:rsidP="00000000" w:rsidRDefault="00000000" w:rsidRPr="00000000" w14:paraId="000002B4">
      <w:pPr>
        <w:spacing w:after="240" w:before="240" w:lineRule="auto"/>
        <w:rPr/>
      </w:pPr>
      <w:r w:rsidDel="00000000" w:rsidR="00000000" w:rsidRPr="00000000">
        <w:rPr>
          <w:rtl w:val="0"/>
        </w:rPr>
        <w:t xml:space="preserve">        "label": "",</w:t>
      </w:r>
    </w:p>
    <w:p w:rsidR="00000000" w:rsidDel="00000000" w:rsidP="00000000" w:rsidRDefault="00000000" w:rsidRPr="00000000" w14:paraId="000002B5">
      <w:pPr>
        <w:spacing w:after="240" w:before="240" w:lineRule="auto"/>
        <w:rPr/>
      </w:pPr>
      <w:r w:rsidDel="00000000" w:rsidR="00000000" w:rsidRPr="00000000">
        <w:rPr>
          <w:rtl w:val="0"/>
        </w:rPr>
        <w:t xml:space="preserve">        "format": "{{msg.sugar}}",</w:t>
      </w:r>
    </w:p>
    <w:p w:rsidR="00000000" w:rsidDel="00000000" w:rsidP="00000000" w:rsidRDefault="00000000" w:rsidRPr="00000000" w14:paraId="000002B6">
      <w:pPr>
        <w:spacing w:after="240" w:before="240" w:lineRule="auto"/>
        <w:rPr/>
      </w:pPr>
      <w:r w:rsidDel="00000000" w:rsidR="00000000" w:rsidRPr="00000000">
        <w:rPr>
          <w:rtl w:val="0"/>
        </w:rPr>
        <w:t xml:space="preserve">        "layout": "col-center",</w:t>
      </w:r>
    </w:p>
    <w:p w:rsidR="00000000" w:rsidDel="00000000" w:rsidP="00000000" w:rsidRDefault="00000000" w:rsidRPr="00000000" w14:paraId="000002B7">
      <w:pPr>
        <w:spacing w:after="240" w:before="240" w:lineRule="auto"/>
        <w:rPr/>
      </w:pPr>
      <w:r w:rsidDel="00000000" w:rsidR="00000000" w:rsidRPr="00000000">
        <w:rPr>
          <w:rtl w:val="0"/>
        </w:rPr>
        <w:t xml:space="preserve">  </w:t>
        <w:tab/>
        <w:t xml:space="preserve">  "x": 1380,</w:t>
      </w:r>
    </w:p>
    <w:p w:rsidR="00000000" w:rsidDel="00000000" w:rsidP="00000000" w:rsidRDefault="00000000" w:rsidRPr="00000000" w14:paraId="000002B8">
      <w:pPr>
        <w:spacing w:after="240" w:before="240" w:lineRule="auto"/>
        <w:rPr/>
      </w:pPr>
      <w:r w:rsidDel="00000000" w:rsidR="00000000" w:rsidRPr="00000000">
        <w:rPr>
          <w:rtl w:val="0"/>
        </w:rPr>
        <w:t xml:space="preserve">    </w:t>
        <w:tab/>
        <w:t xml:space="preserve">"y": 500,</w:t>
      </w:r>
    </w:p>
    <w:p w:rsidR="00000000" w:rsidDel="00000000" w:rsidP="00000000" w:rsidRDefault="00000000" w:rsidRPr="00000000" w14:paraId="000002B9">
      <w:pPr>
        <w:spacing w:after="240" w:before="240" w:lineRule="auto"/>
        <w:rPr/>
      </w:pPr>
      <w:r w:rsidDel="00000000" w:rsidR="00000000" w:rsidRPr="00000000">
        <w:rPr>
          <w:rtl w:val="0"/>
        </w:rPr>
        <w:t xml:space="preserve">        "wires": []</w:t>
      </w:r>
    </w:p>
    <w:p w:rsidR="00000000" w:rsidDel="00000000" w:rsidP="00000000" w:rsidRDefault="00000000" w:rsidRPr="00000000" w14:paraId="000002BA">
      <w:pPr>
        <w:spacing w:after="240" w:before="240" w:lineRule="auto"/>
        <w:rPr/>
      </w:pPr>
      <w:r w:rsidDel="00000000" w:rsidR="00000000" w:rsidRPr="00000000">
        <w:rPr>
          <w:rtl w:val="0"/>
        </w:rPr>
        <w:tab/>
        <w:t xml:space="preserve">},</w:t>
      </w:r>
    </w:p>
    <w:p w:rsidR="00000000" w:rsidDel="00000000" w:rsidP="00000000" w:rsidRDefault="00000000" w:rsidRPr="00000000" w14:paraId="000002BB">
      <w:pPr>
        <w:spacing w:after="240" w:before="240" w:lineRule="auto"/>
        <w:rPr/>
      </w:pPr>
      <w:r w:rsidDel="00000000" w:rsidR="00000000" w:rsidRPr="00000000">
        <w:rPr>
          <w:rtl w:val="0"/>
        </w:rPr>
        <w:tab/>
        <w:t xml:space="preserve">{</w:t>
      </w:r>
    </w:p>
    <w:p w:rsidR="00000000" w:rsidDel="00000000" w:rsidP="00000000" w:rsidRDefault="00000000" w:rsidRPr="00000000" w14:paraId="000002BC">
      <w:pPr>
        <w:spacing w:after="240" w:before="240" w:lineRule="auto"/>
        <w:rPr/>
      </w:pPr>
      <w:r w:rsidDel="00000000" w:rsidR="00000000" w:rsidRPr="00000000">
        <w:rPr>
          <w:rtl w:val="0"/>
        </w:rPr>
        <w:t xml:space="preserve">        "id": "846e3f2a.81d25",</w:t>
      </w:r>
    </w:p>
    <w:p w:rsidR="00000000" w:rsidDel="00000000" w:rsidP="00000000" w:rsidRDefault="00000000" w:rsidRPr="00000000" w14:paraId="000002BD">
      <w:pPr>
        <w:spacing w:after="240" w:before="240" w:lineRule="auto"/>
        <w:rPr/>
      </w:pPr>
      <w:r w:rsidDel="00000000" w:rsidR="00000000" w:rsidRPr="00000000">
        <w:rPr>
          <w:rtl w:val="0"/>
        </w:rPr>
        <w:t xml:space="preserve">        "type": "ui_text",</w:t>
      </w:r>
    </w:p>
    <w:p w:rsidR="00000000" w:rsidDel="00000000" w:rsidP="00000000" w:rsidRDefault="00000000" w:rsidRPr="00000000" w14:paraId="000002BE">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2BF">
      <w:pPr>
        <w:spacing w:after="240" w:before="240" w:lineRule="auto"/>
        <w:rPr/>
      </w:pPr>
      <w:r w:rsidDel="00000000" w:rsidR="00000000" w:rsidRPr="00000000">
        <w:rPr>
          <w:rtl w:val="0"/>
        </w:rPr>
        <w:t xml:space="preserve">        "group": "b0b21dbd.58ccd",</w:t>
      </w:r>
    </w:p>
    <w:p w:rsidR="00000000" w:rsidDel="00000000" w:rsidP="00000000" w:rsidRDefault="00000000" w:rsidRPr="00000000" w14:paraId="000002C0">
      <w:pPr>
        <w:spacing w:after="240" w:before="240" w:lineRule="auto"/>
        <w:rPr/>
      </w:pPr>
      <w:r w:rsidDel="00000000" w:rsidR="00000000" w:rsidRPr="00000000">
        <w:rPr>
          <w:rtl w:val="0"/>
        </w:rPr>
        <w:t xml:space="preserve">        "order": 0,</w:t>
      </w:r>
    </w:p>
    <w:p w:rsidR="00000000" w:rsidDel="00000000" w:rsidP="00000000" w:rsidRDefault="00000000" w:rsidRPr="00000000" w14:paraId="000002C1">
      <w:pPr>
        <w:spacing w:after="240" w:before="240" w:lineRule="auto"/>
        <w:rPr/>
      </w:pPr>
      <w:r w:rsidDel="00000000" w:rsidR="00000000" w:rsidRPr="00000000">
        <w:rPr>
          <w:rtl w:val="0"/>
        </w:rPr>
        <w:t xml:space="preserve">        "width": 0,</w:t>
      </w:r>
    </w:p>
    <w:p w:rsidR="00000000" w:rsidDel="00000000" w:rsidP="00000000" w:rsidRDefault="00000000" w:rsidRPr="00000000" w14:paraId="000002C2">
      <w:pPr>
        <w:spacing w:after="240" w:before="240" w:lineRule="auto"/>
        <w:rPr/>
      </w:pPr>
      <w:r w:rsidDel="00000000" w:rsidR="00000000" w:rsidRPr="00000000">
        <w:rPr>
          <w:rtl w:val="0"/>
        </w:rPr>
        <w:t xml:space="preserve">        "height": 0,</w:t>
      </w:r>
    </w:p>
    <w:p w:rsidR="00000000" w:rsidDel="00000000" w:rsidP="00000000" w:rsidRDefault="00000000" w:rsidRPr="00000000" w14:paraId="000002C3">
      <w:pPr>
        <w:spacing w:after="240" w:before="240" w:lineRule="auto"/>
        <w:rPr/>
      </w:pPr>
      <w:r w:rsidDel="00000000" w:rsidR="00000000" w:rsidRPr="00000000">
        <w:rPr>
          <w:rtl w:val="0"/>
        </w:rPr>
        <w:t xml:space="preserve">        "name": "Fat Warning",</w:t>
      </w:r>
    </w:p>
    <w:p w:rsidR="00000000" w:rsidDel="00000000" w:rsidP="00000000" w:rsidRDefault="00000000" w:rsidRPr="00000000" w14:paraId="000002C4">
      <w:pPr>
        <w:spacing w:after="240" w:before="240" w:lineRule="auto"/>
        <w:rPr/>
      </w:pPr>
      <w:r w:rsidDel="00000000" w:rsidR="00000000" w:rsidRPr="00000000">
        <w:rPr>
          <w:rtl w:val="0"/>
        </w:rPr>
        <w:t xml:space="preserve">        "label": "",</w:t>
      </w:r>
    </w:p>
    <w:p w:rsidR="00000000" w:rsidDel="00000000" w:rsidP="00000000" w:rsidRDefault="00000000" w:rsidRPr="00000000" w14:paraId="000002C5">
      <w:pPr>
        <w:spacing w:after="240" w:before="240" w:lineRule="auto"/>
        <w:rPr/>
      </w:pPr>
      <w:r w:rsidDel="00000000" w:rsidR="00000000" w:rsidRPr="00000000">
        <w:rPr>
          <w:rtl w:val="0"/>
        </w:rPr>
        <w:t xml:space="preserve">        "format": "{{msg.fat}}",</w:t>
      </w:r>
    </w:p>
    <w:p w:rsidR="00000000" w:rsidDel="00000000" w:rsidP="00000000" w:rsidRDefault="00000000" w:rsidRPr="00000000" w14:paraId="000002C6">
      <w:pPr>
        <w:spacing w:after="240" w:before="240" w:lineRule="auto"/>
        <w:rPr/>
      </w:pPr>
      <w:r w:rsidDel="00000000" w:rsidR="00000000" w:rsidRPr="00000000">
        <w:rPr>
          <w:rtl w:val="0"/>
        </w:rPr>
        <w:t xml:space="preserve">        "layout": "col-center",</w:t>
      </w:r>
    </w:p>
    <w:p w:rsidR="00000000" w:rsidDel="00000000" w:rsidP="00000000" w:rsidRDefault="00000000" w:rsidRPr="00000000" w14:paraId="000002C7">
      <w:pPr>
        <w:spacing w:after="240" w:before="240" w:lineRule="auto"/>
        <w:rPr/>
      </w:pPr>
      <w:r w:rsidDel="00000000" w:rsidR="00000000" w:rsidRPr="00000000">
        <w:rPr>
          <w:rtl w:val="0"/>
        </w:rPr>
        <w:t xml:space="preserve">    </w:t>
        <w:tab/>
        <w:t xml:space="preserve">"x": 1370,</w:t>
      </w:r>
    </w:p>
    <w:p w:rsidR="00000000" w:rsidDel="00000000" w:rsidP="00000000" w:rsidRDefault="00000000" w:rsidRPr="00000000" w14:paraId="000002C8">
      <w:pPr>
        <w:spacing w:after="240" w:before="240" w:lineRule="auto"/>
        <w:rPr/>
      </w:pPr>
      <w:r w:rsidDel="00000000" w:rsidR="00000000" w:rsidRPr="00000000">
        <w:rPr>
          <w:rtl w:val="0"/>
        </w:rPr>
        <w:t xml:space="preserve">    </w:t>
        <w:tab/>
        <w:t xml:space="preserve">"y": 580,</w:t>
      </w:r>
    </w:p>
    <w:p w:rsidR="00000000" w:rsidDel="00000000" w:rsidP="00000000" w:rsidRDefault="00000000" w:rsidRPr="00000000" w14:paraId="000002C9">
      <w:pPr>
        <w:spacing w:after="240" w:before="240" w:lineRule="auto"/>
        <w:rPr/>
      </w:pPr>
      <w:r w:rsidDel="00000000" w:rsidR="00000000" w:rsidRPr="00000000">
        <w:rPr>
          <w:rtl w:val="0"/>
        </w:rPr>
        <w:t xml:space="preserve">        "wires": []</w:t>
      </w:r>
    </w:p>
    <w:p w:rsidR="00000000" w:rsidDel="00000000" w:rsidP="00000000" w:rsidRDefault="00000000" w:rsidRPr="00000000" w14:paraId="000002CA">
      <w:pPr>
        <w:spacing w:after="240" w:before="240" w:lineRule="auto"/>
        <w:rPr/>
      </w:pPr>
      <w:r w:rsidDel="00000000" w:rsidR="00000000" w:rsidRPr="00000000">
        <w:rPr>
          <w:rtl w:val="0"/>
        </w:rPr>
        <w:tab/>
        <w:t xml:space="preserve">},</w:t>
      </w:r>
    </w:p>
    <w:p w:rsidR="00000000" w:rsidDel="00000000" w:rsidP="00000000" w:rsidRDefault="00000000" w:rsidRPr="00000000" w14:paraId="000002CB">
      <w:pPr>
        <w:spacing w:after="240" w:before="240" w:lineRule="auto"/>
        <w:rPr/>
      </w:pPr>
      <w:r w:rsidDel="00000000" w:rsidR="00000000" w:rsidRPr="00000000">
        <w:rPr>
          <w:rtl w:val="0"/>
        </w:rPr>
        <w:tab/>
        <w:t xml:space="preserve">{</w:t>
      </w:r>
    </w:p>
    <w:p w:rsidR="00000000" w:rsidDel="00000000" w:rsidP="00000000" w:rsidRDefault="00000000" w:rsidRPr="00000000" w14:paraId="000002CC">
      <w:pPr>
        <w:spacing w:after="240" w:before="240" w:lineRule="auto"/>
        <w:rPr/>
      </w:pPr>
      <w:r w:rsidDel="00000000" w:rsidR="00000000" w:rsidRPr="00000000">
        <w:rPr>
          <w:rtl w:val="0"/>
        </w:rPr>
        <w:t xml:space="preserve">        "id": "dd2bbfc7.71b7e",</w:t>
      </w:r>
    </w:p>
    <w:p w:rsidR="00000000" w:rsidDel="00000000" w:rsidP="00000000" w:rsidRDefault="00000000" w:rsidRPr="00000000" w14:paraId="000002CD">
      <w:pPr>
        <w:spacing w:after="240" w:before="240" w:lineRule="auto"/>
        <w:rPr/>
      </w:pPr>
      <w:r w:rsidDel="00000000" w:rsidR="00000000" w:rsidRPr="00000000">
        <w:rPr>
          <w:rtl w:val="0"/>
        </w:rPr>
        <w:t xml:space="preserve">        "type": "switch",</w:t>
      </w:r>
    </w:p>
    <w:p w:rsidR="00000000" w:rsidDel="00000000" w:rsidP="00000000" w:rsidRDefault="00000000" w:rsidRPr="00000000" w14:paraId="000002CE">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2CF">
      <w:pPr>
        <w:spacing w:after="240" w:before="240" w:lineRule="auto"/>
        <w:rPr/>
      </w:pPr>
      <w:r w:rsidDel="00000000" w:rsidR="00000000" w:rsidRPr="00000000">
        <w:rPr>
          <w:rtl w:val="0"/>
        </w:rPr>
        <w:t xml:space="preserve">        "name": "",</w:t>
      </w:r>
    </w:p>
    <w:p w:rsidR="00000000" w:rsidDel="00000000" w:rsidP="00000000" w:rsidRDefault="00000000" w:rsidRPr="00000000" w14:paraId="000002D0">
      <w:pPr>
        <w:spacing w:after="240" w:before="240" w:lineRule="auto"/>
        <w:rPr/>
      </w:pPr>
      <w:r w:rsidDel="00000000" w:rsidR="00000000" w:rsidRPr="00000000">
        <w:rPr>
          <w:rtl w:val="0"/>
        </w:rPr>
        <w:t xml:space="preserve">        "property": "sugar",</w:t>
      </w:r>
    </w:p>
    <w:p w:rsidR="00000000" w:rsidDel="00000000" w:rsidP="00000000" w:rsidRDefault="00000000" w:rsidRPr="00000000" w14:paraId="000002D1">
      <w:pPr>
        <w:spacing w:after="240" w:before="240" w:lineRule="auto"/>
        <w:rPr/>
      </w:pPr>
      <w:r w:rsidDel="00000000" w:rsidR="00000000" w:rsidRPr="00000000">
        <w:rPr>
          <w:rtl w:val="0"/>
        </w:rPr>
        <w:t xml:space="preserve">        "propertyType": "msg",</w:t>
      </w:r>
    </w:p>
    <w:p w:rsidR="00000000" w:rsidDel="00000000" w:rsidP="00000000" w:rsidRDefault="00000000" w:rsidRPr="00000000" w14:paraId="000002D2">
      <w:pPr>
        <w:spacing w:after="240" w:before="240" w:lineRule="auto"/>
        <w:rPr/>
      </w:pPr>
      <w:r w:rsidDel="00000000" w:rsidR="00000000" w:rsidRPr="00000000">
        <w:rPr>
          <w:rtl w:val="0"/>
        </w:rPr>
        <w:t xml:space="preserve">        "rules": [</w:t>
      </w:r>
    </w:p>
    <w:p w:rsidR="00000000" w:rsidDel="00000000" w:rsidP="00000000" w:rsidRDefault="00000000" w:rsidRPr="00000000" w14:paraId="000002D3">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D4">
      <w:pPr>
        <w:spacing w:after="240" w:before="240" w:lineRule="auto"/>
        <w:rPr/>
      </w:pPr>
      <w:r w:rsidDel="00000000" w:rsidR="00000000" w:rsidRPr="00000000">
        <w:rPr>
          <w:rtl w:val="0"/>
        </w:rPr>
        <w:t xml:space="preserve">                "t": "gte",</w:t>
      </w:r>
    </w:p>
    <w:p w:rsidR="00000000" w:rsidDel="00000000" w:rsidP="00000000" w:rsidRDefault="00000000" w:rsidRPr="00000000" w14:paraId="000002D5">
      <w:pPr>
        <w:spacing w:after="240" w:before="240" w:lineRule="auto"/>
        <w:rPr/>
      </w:pPr>
      <w:r w:rsidDel="00000000" w:rsidR="00000000" w:rsidRPr="00000000">
        <w:rPr>
          <w:rtl w:val="0"/>
        </w:rPr>
        <w:t xml:space="preserve">                "v": "3",</w:t>
      </w:r>
    </w:p>
    <w:p w:rsidR="00000000" w:rsidDel="00000000" w:rsidP="00000000" w:rsidRDefault="00000000" w:rsidRPr="00000000" w14:paraId="000002D6">
      <w:pPr>
        <w:spacing w:after="240" w:before="240" w:lineRule="auto"/>
        <w:rPr/>
      </w:pPr>
      <w:r w:rsidDel="00000000" w:rsidR="00000000" w:rsidRPr="00000000">
        <w:rPr>
          <w:rtl w:val="0"/>
        </w:rPr>
        <w:t xml:space="preserve">                "vt": "num"</w:t>
      </w:r>
    </w:p>
    <w:p w:rsidR="00000000" w:rsidDel="00000000" w:rsidP="00000000" w:rsidRDefault="00000000" w:rsidRPr="00000000" w14:paraId="000002D7">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D8">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D9">
      <w:pPr>
        <w:spacing w:after="240" w:before="240" w:lineRule="auto"/>
        <w:rPr/>
      </w:pPr>
      <w:r w:rsidDel="00000000" w:rsidR="00000000" w:rsidRPr="00000000">
        <w:rPr>
          <w:rtl w:val="0"/>
        </w:rPr>
        <w:t xml:space="preserve">       </w:t>
        <w:tab/>
        <w:t xml:space="preserve">     "t": "lt",</w:t>
      </w:r>
    </w:p>
    <w:p w:rsidR="00000000" w:rsidDel="00000000" w:rsidP="00000000" w:rsidRDefault="00000000" w:rsidRPr="00000000" w14:paraId="000002DA">
      <w:pPr>
        <w:spacing w:after="240" w:before="240" w:lineRule="auto"/>
        <w:rPr/>
      </w:pPr>
      <w:r w:rsidDel="00000000" w:rsidR="00000000" w:rsidRPr="00000000">
        <w:rPr>
          <w:rtl w:val="0"/>
        </w:rPr>
        <w:t xml:space="preserve">                "v": "3",</w:t>
      </w:r>
    </w:p>
    <w:p w:rsidR="00000000" w:rsidDel="00000000" w:rsidP="00000000" w:rsidRDefault="00000000" w:rsidRPr="00000000" w14:paraId="000002DB">
      <w:pPr>
        <w:spacing w:after="240" w:before="240" w:lineRule="auto"/>
        <w:rPr/>
      </w:pPr>
      <w:r w:rsidDel="00000000" w:rsidR="00000000" w:rsidRPr="00000000">
        <w:rPr>
          <w:rtl w:val="0"/>
        </w:rPr>
        <w:t xml:space="preserve">                "vt": "num"</w:t>
      </w:r>
    </w:p>
    <w:p w:rsidR="00000000" w:rsidDel="00000000" w:rsidP="00000000" w:rsidRDefault="00000000" w:rsidRPr="00000000" w14:paraId="000002DC">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DD">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DE">
      <w:pPr>
        <w:spacing w:after="240" w:before="240" w:lineRule="auto"/>
        <w:rPr/>
      </w:pPr>
      <w:r w:rsidDel="00000000" w:rsidR="00000000" w:rsidRPr="00000000">
        <w:rPr>
          <w:rtl w:val="0"/>
        </w:rPr>
        <w:t xml:space="preserve">        "checkall": "true",</w:t>
      </w:r>
    </w:p>
    <w:p w:rsidR="00000000" w:rsidDel="00000000" w:rsidP="00000000" w:rsidRDefault="00000000" w:rsidRPr="00000000" w14:paraId="000002DF">
      <w:pPr>
        <w:spacing w:after="240" w:before="240" w:lineRule="auto"/>
        <w:rPr/>
      </w:pPr>
      <w:r w:rsidDel="00000000" w:rsidR="00000000" w:rsidRPr="00000000">
        <w:rPr>
          <w:rtl w:val="0"/>
        </w:rPr>
        <w:t xml:space="preserve">        "repair": false,</w:t>
      </w:r>
    </w:p>
    <w:p w:rsidR="00000000" w:rsidDel="00000000" w:rsidP="00000000" w:rsidRDefault="00000000" w:rsidRPr="00000000" w14:paraId="000002E0">
      <w:pPr>
        <w:spacing w:after="240" w:before="240" w:lineRule="auto"/>
        <w:rPr/>
      </w:pPr>
      <w:r w:rsidDel="00000000" w:rsidR="00000000" w:rsidRPr="00000000">
        <w:rPr>
          <w:rtl w:val="0"/>
        </w:rPr>
        <w:t xml:space="preserve">        "outputs": 2,</w:t>
      </w:r>
    </w:p>
    <w:p w:rsidR="00000000" w:rsidDel="00000000" w:rsidP="00000000" w:rsidRDefault="00000000" w:rsidRPr="00000000" w14:paraId="000002E1">
      <w:pPr>
        <w:spacing w:after="240" w:before="240" w:lineRule="auto"/>
        <w:rPr/>
      </w:pPr>
      <w:r w:rsidDel="00000000" w:rsidR="00000000" w:rsidRPr="00000000">
        <w:rPr>
          <w:rtl w:val="0"/>
        </w:rPr>
        <w:t xml:space="preserve">    </w:t>
        <w:tab/>
        <w:t xml:space="preserve">"x": 1030,</w:t>
      </w:r>
    </w:p>
    <w:p w:rsidR="00000000" w:rsidDel="00000000" w:rsidP="00000000" w:rsidRDefault="00000000" w:rsidRPr="00000000" w14:paraId="000002E2">
      <w:pPr>
        <w:spacing w:after="240" w:before="240" w:lineRule="auto"/>
        <w:rPr/>
      </w:pPr>
      <w:r w:rsidDel="00000000" w:rsidR="00000000" w:rsidRPr="00000000">
        <w:rPr>
          <w:rtl w:val="0"/>
        </w:rPr>
        <w:t xml:space="preserve">    </w:t>
        <w:tab/>
        <w:t xml:space="preserve">"y": 500,</w:t>
      </w:r>
    </w:p>
    <w:p w:rsidR="00000000" w:rsidDel="00000000" w:rsidP="00000000" w:rsidRDefault="00000000" w:rsidRPr="00000000" w14:paraId="000002E3">
      <w:pPr>
        <w:spacing w:after="240" w:before="240" w:lineRule="auto"/>
        <w:rPr/>
      </w:pPr>
      <w:r w:rsidDel="00000000" w:rsidR="00000000" w:rsidRPr="00000000">
        <w:rPr>
          <w:rtl w:val="0"/>
        </w:rPr>
        <w:t xml:space="preserve">        "wires": [</w:t>
      </w:r>
    </w:p>
    <w:p w:rsidR="00000000" w:rsidDel="00000000" w:rsidP="00000000" w:rsidRDefault="00000000" w:rsidRPr="00000000" w14:paraId="000002E4">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E5">
      <w:pPr>
        <w:spacing w:after="240" w:before="240" w:lineRule="auto"/>
        <w:rPr/>
      </w:pPr>
      <w:r w:rsidDel="00000000" w:rsidR="00000000" w:rsidRPr="00000000">
        <w:rPr>
          <w:rtl w:val="0"/>
        </w:rPr>
        <w:t xml:space="preserve">                "4c9c942c.65d40c"</w:t>
      </w:r>
    </w:p>
    <w:p w:rsidR="00000000" w:rsidDel="00000000" w:rsidP="00000000" w:rsidRDefault="00000000" w:rsidRPr="00000000" w14:paraId="000002E6">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E7">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E8">
      <w:pPr>
        <w:spacing w:after="240" w:before="240" w:lineRule="auto"/>
        <w:rPr/>
      </w:pPr>
      <w:r w:rsidDel="00000000" w:rsidR="00000000" w:rsidRPr="00000000">
        <w:rPr>
          <w:rtl w:val="0"/>
        </w:rPr>
        <w:t xml:space="preserve">                "b66d6fd4.94da5"</w:t>
      </w:r>
    </w:p>
    <w:p w:rsidR="00000000" w:rsidDel="00000000" w:rsidP="00000000" w:rsidRDefault="00000000" w:rsidRPr="00000000" w14:paraId="000002E9">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EA">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EB">
      <w:pPr>
        <w:spacing w:after="240" w:before="240" w:lineRule="auto"/>
        <w:rPr/>
      </w:pPr>
      <w:r w:rsidDel="00000000" w:rsidR="00000000" w:rsidRPr="00000000">
        <w:rPr>
          <w:rtl w:val="0"/>
        </w:rPr>
        <w:tab/>
        <w:t xml:space="preserve">},</w:t>
      </w:r>
    </w:p>
    <w:p w:rsidR="00000000" w:rsidDel="00000000" w:rsidP="00000000" w:rsidRDefault="00000000" w:rsidRPr="00000000" w14:paraId="000002EC">
      <w:pPr>
        <w:spacing w:after="240" w:before="240" w:lineRule="auto"/>
        <w:rPr/>
      </w:pPr>
      <w:r w:rsidDel="00000000" w:rsidR="00000000" w:rsidRPr="00000000">
        <w:rPr>
          <w:rtl w:val="0"/>
        </w:rPr>
        <w:tab/>
        <w:t xml:space="preserve">{</w:t>
      </w:r>
    </w:p>
    <w:p w:rsidR="00000000" w:rsidDel="00000000" w:rsidP="00000000" w:rsidRDefault="00000000" w:rsidRPr="00000000" w14:paraId="000002ED">
      <w:pPr>
        <w:spacing w:after="240" w:before="240" w:lineRule="auto"/>
        <w:rPr/>
      </w:pPr>
      <w:r w:rsidDel="00000000" w:rsidR="00000000" w:rsidRPr="00000000">
        <w:rPr>
          <w:rtl w:val="0"/>
        </w:rPr>
        <w:t xml:space="preserve">        "id": "4c9c942c.65d40c",</w:t>
      </w:r>
    </w:p>
    <w:p w:rsidR="00000000" w:rsidDel="00000000" w:rsidP="00000000" w:rsidRDefault="00000000" w:rsidRPr="00000000" w14:paraId="000002EE">
      <w:pPr>
        <w:spacing w:after="240" w:before="240" w:lineRule="auto"/>
        <w:rPr/>
      </w:pPr>
      <w:r w:rsidDel="00000000" w:rsidR="00000000" w:rsidRPr="00000000">
        <w:rPr>
          <w:rtl w:val="0"/>
        </w:rPr>
        <w:t xml:space="preserve">        "type": "change",</w:t>
      </w:r>
    </w:p>
    <w:p w:rsidR="00000000" w:rsidDel="00000000" w:rsidP="00000000" w:rsidRDefault="00000000" w:rsidRPr="00000000" w14:paraId="000002EF">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2F0">
      <w:pPr>
        <w:spacing w:after="240" w:before="240" w:lineRule="auto"/>
        <w:rPr/>
      </w:pPr>
      <w:r w:rsidDel="00000000" w:rsidR="00000000" w:rsidRPr="00000000">
        <w:rPr>
          <w:rtl w:val="0"/>
        </w:rPr>
        <w:t xml:space="preserve">        "name": "",</w:t>
      </w:r>
    </w:p>
    <w:p w:rsidR="00000000" w:rsidDel="00000000" w:rsidP="00000000" w:rsidRDefault="00000000" w:rsidRPr="00000000" w14:paraId="000002F1">
      <w:pPr>
        <w:spacing w:after="240" w:before="240" w:lineRule="auto"/>
        <w:rPr/>
      </w:pPr>
      <w:r w:rsidDel="00000000" w:rsidR="00000000" w:rsidRPr="00000000">
        <w:rPr>
          <w:rtl w:val="0"/>
        </w:rPr>
        <w:t xml:space="preserve">    </w:t>
        <w:tab/>
        <w:t xml:space="preserve">"rules": [</w:t>
      </w:r>
    </w:p>
    <w:p w:rsidR="00000000" w:rsidDel="00000000" w:rsidP="00000000" w:rsidRDefault="00000000" w:rsidRPr="00000000" w14:paraId="000002F2">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F3">
      <w:pPr>
        <w:spacing w:after="240" w:before="240" w:lineRule="auto"/>
        <w:rPr/>
      </w:pPr>
      <w:r w:rsidDel="00000000" w:rsidR="00000000" w:rsidRPr="00000000">
        <w:rPr>
          <w:rtl w:val="0"/>
        </w:rPr>
        <w:t xml:space="preserve">                "t": "set",</w:t>
      </w:r>
    </w:p>
    <w:p w:rsidR="00000000" w:rsidDel="00000000" w:rsidP="00000000" w:rsidRDefault="00000000" w:rsidRPr="00000000" w14:paraId="000002F4">
      <w:pPr>
        <w:spacing w:after="240" w:before="240" w:lineRule="auto"/>
        <w:rPr/>
      </w:pPr>
      <w:r w:rsidDel="00000000" w:rsidR="00000000" w:rsidRPr="00000000">
        <w:rPr>
          <w:rtl w:val="0"/>
        </w:rPr>
        <w:t xml:space="preserve">                "p": "sugar",</w:t>
      </w:r>
    </w:p>
    <w:p w:rsidR="00000000" w:rsidDel="00000000" w:rsidP="00000000" w:rsidRDefault="00000000" w:rsidRPr="00000000" w14:paraId="000002F5">
      <w:pPr>
        <w:spacing w:after="240" w:before="240" w:lineRule="auto"/>
        <w:rPr/>
      </w:pPr>
      <w:r w:rsidDel="00000000" w:rsidR="00000000" w:rsidRPr="00000000">
        <w:rPr>
          <w:rtl w:val="0"/>
        </w:rPr>
        <w:t xml:space="preserve">                "pt": "msg",</w:t>
      </w:r>
    </w:p>
    <w:p w:rsidR="00000000" w:rsidDel="00000000" w:rsidP="00000000" w:rsidRDefault="00000000" w:rsidRPr="00000000" w14:paraId="000002F6">
      <w:pPr>
        <w:spacing w:after="240" w:before="240" w:lineRule="auto"/>
        <w:rPr/>
      </w:pPr>
      <w:r w:rsidDel="00000000" w:rsidR="00000000" w:rsidRPr="00000000">
        <w:rPr>
          <w:rtl w:val="0"/>
        </w:rPr>
        <w:t xml:space="preserve">                "to": "Warning: High in Sugar",</w:t>
      </w:r>
    </w:p>
    <w:p w:rsidR="00000000" w:rsidDel="00000000" w:rsidP="00000000" w:rsidRDefault="00000000" w:rsidRPr="00000000" w14:paraId="000002F7">
      <w:pPr>
        <w:spacing w:after="240" w:before="240" w:lineRule="auto"/>
        <w:rPr/>
      </w:pPr>
      <w:r w:rsidDel="00000000" w:rsidR="00000000" w:rsidRPr="00000000">
        <w:rPr>
          <w:rtl w:val="0"/>
        </w:rPr>
        <w:t xml:space="preserve">                "tot": "str"</w:t>
      </w:r>
    </w:p>
    <w:p w:rsidR="00000000" w:rsidDel="00000000" w:rsidP="00000000" w:rsidRDefault="00000000" w:rsidRPr="00000000" w14:paraId="000002F8">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F9">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2FA">
      <w:pPr>
        <w:spacing w:after="240" w:before="240" w:lineRule="auto"/>
        <w:rPr/>
      </w:pPr>
      <w:r w:rsidDel="00000000" w:rsidR="00000000" w:rsidRPr="00000000">
        <w:rPr>
          <w:rtl w:val="0"/>
        </w:rPr>
        <w:t xml:space="preserve">        "action": "",</w:t>
      </w:r>
    </w:p>
    <w:p w:rsidR="00000000" w:rsidDel="00000000" w:rsidP="00000000" w:rsidRDefault="00000000" w:rsidRPr="00000000" w14:paraId="000002FB">
      <w:pPr>
        <w:spacing w:after="240" w:before="240" w:lineRule="auto"/>
        <w:rPr/>
      </w:pPr>
      <w:r w:rsidDel="00000000" w:rsidR="00000000" w:rsidRPr="00000000">
        <w:rPr>
          <w:rtl w:val="0"/>
        </w:rPr>
        <w:t xml:space="preserve">        "property": "",</w:t>
      </w:r>
    </w:p>
    <w:p w:rsidR="00000000" w:rsidDel="00000000" w:rsidP="00000000" w:rsidRDefault="00000000" w:rsidRPr="00000000" w14:paraId="000002FC">
      <w:pPr>
        <w:spacing w:after="240" w:before="240" w:lineRule="auto"/>
        <w:rPr/>
      </w:pPr>
      <w:r w:rsidDel="00000000" w:rsidR="00000000" w:rsidRPr="00000000">
        <w:rPr>
          <w:rtl w:val="0"/>
        </w:rPr>
        <w:t xml:space="preserve">        "from": "",</w:t>
      </w:r>
    </w:p>
    <w:p w:rsidR="00000000" w:rsidDel="00000000" w:rsidP="00000000" w:rsidRDefault="00000000" w:rsidRPr="00000000" w14:paraId="000002FD">
      <w:pPr>
        <w:spacing w:after="240" w:before="240" w:lineRule="auto"/>
        <w:rPr/>
      </w:pPr>
      <w:r w:rsidDel="00000000" w:rsidR="00000000" w:rsidRPr="00000000">
        <w:rPr>
          <w:rtl w:val="0"/>
        </w:rPr>
        <w:t xml:space="preserve">        "to": "",</w:t>
      </w:r>
    </w:p>
    <w:p w:rsidR="00000000" w:rsidDel="00000000" w:rsidP="00000000" w:rsidRDefault="00000000" w:rsidRPr="00000000" w14:paraId="000002FE">
      <w:pPr>
        <w:spacing w:after="240" w:before="240" w:lineRule="auto"/>
        <w:rPr/>
      </w:pPr>
      <w:r w:rsidDel="00000000" w:rsidR="00000000" w:rsidRPr="00000000">
        <w:rPr>
          <w:rtl w:val="0"/>
        </w:rPr>
        <w:t xml:space="preserve">        "reg": false,</w:t>
      </w:r>
    </w:p>
    <w:p w:rsidR="00000000" w:rsidDel="00000000" w:rsidP="00000000" w:rsidRDefault="00000000" w:rsidRPr="00000000" w14:paraId="000002FF">
      <w:pPr>
        <w:spacing w:after="240" w:before="240" w:lineRule="auto"/>
        <w:rPr/>
      </w:pPr>
      <w:r w:rsidDel="00000000" w:rsidR="00000000" w:rsidRPr="00000000">
        <w:rPr>
          <w:rtl w:val="0"/>
        </w:rPr>
        <w:t xml:space="preserve">    </w:t>
        <w:tab/>
        <w:t xml:space="preserve">"x": 1180,</w:t>
      </w:r>
    </w:p>
    <w:p w:rsidR="00000000" w:rsidDel="00000000" w:rsidP="00000000" w:rsidRDefault="00000000" w:rsidRPr="00000000" w14:paraId="00000300">
      <w:pPr>
        <w:spacing w:after="240" w:before="240" w:lineRule="auto"/>
        <w:rPr/>
      </w:pPr>
      <w:r w:rsidDel="00000000" w:rsidR="00000000" w:rsidRPr="00000000">
        <w:rPr>
          <w:rtl w:val="0"/>
        </w:rPr>
        <w:t xml:space="preserve">    </w:t>
        <w:tab/>
        <w:t xml:space="preserve">"y": 480,</w:t>
      </w:r>
    </w:p>
    <w:p w:rsidR="00000000" w:rsidDel="00000000" w:rsidP="00000000" w:rsidRDefault="00000000" w:rsidRPr="00000000" w14:paraId="00000301">
      <w:pPr>
        <w:spacing w:after="240" w:before="240" w:lineRule="auto"/>
        <w:rPr/>
      </w:pPr>
      <w:r w:rsidDel="00000000" w:rsidR="00000000" w:rsidRPr="00000000">
        <w:rPr>
          <w:rtl w:val="0"/>
        </w:rPr>
        <w:t xml:space="preserve">        "wires": [</w:t>
      </w:r>
    </w:p>
    <w:p w:rsidR="00000000" w:rsidDel="00000000" w:rsidP="00000000" w:rsidRDefault="00000000" w:rsidRPr="00000000" w14:paraId="00000302">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03">
      <w:pPr>
        <w:spacing w:after="240" w:before="240" w:lineRule="auto"/>
        <w:rPr/>
      </w:pPr>
      <w:r w:rsidDel="00000000" w:rsidR="00000000" w:rsidRPr="00000000">
        <w:rPr>
          <w:rtl w:val="0"/>
        </w:rPr>
        <w:t xml:space="preserve">                "bae2ee5d.69c1e"</w:t>
      </w:r>
    </w:p>
    <w:p w:rsidR="00000000" w:rsidDel="00000000" w:rsidP="00000000" w:rsidRDefault="00000000" w:rsidRPr="00000000" w14:paraId="00000304">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05">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06">
      <w:pPr>
        <w:spacing w:after="240" w:before="240" w:lineRule="auto"/>
        <w:rPr/>
      </w:pPr>
      <w:r w:rsidDel="00000000" w:rsidR="00000000" w:rsidRPr="00000000">
        <w:rPr>
          <w:rtl w:val="0"/>
        </w:rPr>
        <w:tab/>
        <w:t xml:space="preserve">},</w:t>
      </w:r>
    </w:p>
    <w:p w:rsidR="00000000" w:rsidDel="00000000" w:rsidP="00000000" w:rsidRDefault="00000000" w:rsidRPr="00000000" w14:paraId="00000307">
      <w:pPr>
        <w:spacing w:after="240" w:before="240" w:lineRule="auto"/>
        <w:rPr/>
      </w:pPr>
      <w:r w:rsidDel="00000000" w:rsidR="00000000" w:rsidRPr="00000000">
        <w:rPr>
          <w:rtl w:val="0"/>
        </w:rPr>
        <w:tab/>
        <w:t xml:space="preserve">{</w:t>
      </w:r>
    </w:p>
    <w:p w:rsidR="00000000" w:rsidDel="00000000" w:rsidP="00000000" w:rsidRDefault="00000000" w:rsidRPr="00000000" w14:paraId="00000308">
      <w:pPr>
        <w:spacing w:after="240" w:before="240" w:lineRule="auto"/>
        <w:rPr/>
      </w:pPr>
      <w:r w:rsidDel="00000000" w:rsidR="00000000" w:rsidRPr="00000000">
        <w:rPr>
          <w:rtl w:val="0"/>
        </w:rPr>
        <w:t xml:space="preserve">        "id": "e46b140.d55d7f",</w:t>
      </w:r>
    </w:p>
    <w:p w:rsidR="00000000" w:rsidDel="00000000" w:rsidP="00000000" w:rsidRDefault="00000000" w:rsidRPr="00000000" w14:paraId="00000309">
      <w:pPr>
        <w:spacing w:after="240" w:before="240" w:lineRule="auto"/>
        <w:rPr/>
      </w:pPr>
      <w:r w:rsidDel="00000000" w:rsidR="00000000" w:rsidRPr="00000000">
        <w:rPr>
          <w:rtl w:val="0"/>
        </w:rPr>
        <w:t xml:space="preserve">        "type": "switch",</w:t>
      </w:r>
    </w:p>
    <w:p w:rsidR="00000000" w:rsidDel="00000000" w:rsidP="00000000" w:rsidRDefault="00000000" w:rsidRPr="00000000" w14:paraId="0000030A">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30B">
      <w:pPr>
        <w:spacing w:after="240" w:before="240" w:lineRule="auto"/>
        <w:rPr/>
      </w:pPr>
      <w:r w:rsidDel="00000000" w:rsidR="00000000" w:rsidRPr="00000000">
        <w:rPr>
          <w:rtl w:val="0"/>
        </w:rPr>
        <w:t xml:space="preserve">        "name": "",</w:t>
      </w:r>
    </w:p>
    <w:p w:rsidR="00000000" w:rsidDel="00000000" w:rsidP="00000000" w:rsidRDefault="00000000" w:rsidRPr="00000000" w14:paraId="0000030C">
      <w:pPr>
        <w:spacing w:after="240" w:before="240" w:lineRule="auto"/>
        <w:rPr/>
      </w:pPr>
      <w:r w:rsidDel="00000000" w:rsidR="00000000" w:rsidRPr="00000000">
        <w:rPr>
          <w:rtl w:val="0"/>
        </w:rPr>
        <w:t xml:space="preserve">        "property": "fat",</w:t>
      </w:r>
    </w:p>
    <w:p w:rsidR="00000000" w:rsidDel="00000000" w:rsidP="00000000" w:rsidRDefault="00000000" w:rsidRPr="00000000" w14:paraId="0000030D">
      <w:pPr>
        <w:spacing w:after="240" w:before="240" w:lineRule="auto"/>
        <w:rPr/>
      </w:pPr>
      <w:r w:rsidDel="00000000" w:rsidR="00000000" w:rsidRPr="00000000">
        <w:rPr>
          <w:rtl w:val="0"/>
        </w:rPr>
        <w:t xml:space="preserve">        "propertyType": "msg",</w:t>
      </w:r>
    </w:p>
    <w:p w:rsidR="00000000" w:rsidDel="00000000" w:rsidP="00000000" w:rsidRDefault="00000000" w:rsidRPr="00000000" w14:paraId="0000030E">
      <w:pPr>
        <w:spacing w:after="240" w:before="240" w:lineRule="auto"/>
        <w:rPr/>
      </w:pPr>
      <w:r w:rsidDel="00000000" w:rsidR="00000000" w:rsidRPr="00000000">
        <w:rPr>
          <w:rtl w:val="0"/>
        </w:rPr>
        <w:t xml:space="preserve">        "rules": [</w:t>
      </w:r>
    </w:p>
    <w:p w:rsidR="00000000" w:rsidDel="00000000" w:rsidP="00000000" w:rsidRDefault="00000000" w:rsidRPr="00000000" w14:paraId="0000030F">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10">
      <w:pPr>
        <w:spacing w:after="240" w:before="240" w:lineRule="auto"/>
        <w:rPr/>
      </w:pPr>
      <w:r w:rsidDel="00000000" w:rsidR="00000000" w:rsidRPr="00000000">
        <w:rPr>
          <w:rtl w:val="0"/>
        </w:rPr>
        <w:t xml:space="preserve">                "t": "gte",</w:t>
      </w:r>
    </w:p>
    <w:p w:rsidR="00000000" w:rsidDel="00000000" w:rsidP="00000000" w:rsidRDefault="00000000" w:rsidRPr="00000000" w14:paraId="00000311">
      <w:pPr>
        <w:spacing w:after="240" w:before="240" w:lineRule="auto"/>
        <w:rPr/>
      </w:pPr>
      <w:r w:rsidDel="00000000" w:rsidR="00000000" w:rsidRPr="00000000">
        <w:rPr>
          <w:rtl w:val="0"/>
        </w:rPr>
        <w:t xml:space="preserve">                "v": "5",</w:t>
      </w:r>
    </w:p>
    <w:p w:rsidR="00000000" w:rsidDel="00000000" w:rsidP="00000000" w:rsidRDefault="00000000" w:rsidRPr="00000000" w14:paraId="00000312">
      <w:pPr>
        <w:spacing w:after="240" w:before="240" w:lineRule="auto"/>
        <w:rPr/>
      </w:pPr>
      <w:r w:rsidDel="00000000" w:rsidR="00000000" w:rsidRPr="00000000">
        <w:rPr>
          <w:rtl w:val="0"/>
        </w:rPr>
        <w:t xml:space="preserve">                "vt": "num"</w:t>
      </w:r>
    </w:p>
    <w:p w:rsidR="00000000" w:rsidDel="00000000" w:rsidP="00000000" w:rsidRDefault="00000000" w:rsidRPr="00000000" w14:paraId="00000313">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14">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15">
      <w:pPr>
        <w:spacing w:after="240" w:before="240" w:lineRule="auto"/>
        <w:rPr/>
      </w:pPr>
      <w:r w:rsidDel="00000000" w:rsidR="00000000" w:rsidRPr="00000000">
        <w:rPr>
          <w:rtl w:val="0"/>
        </w:rPr>
        <w:t xml:space="preserve">                "t": "lt",</w:t>
      </w:r>
    </w:p>
    <w:p w:rsidR="00000000" w:rsidDel="00000000" w:rsidP="00000000" w:rsidRDefault="00000000" w:rsidRPr="00000000" w14:paraId="00000316">
      <w:pPr>
        <w:spacing w:after="240" w:before="240" w:lineRule="auto"/>
        <w:rPr/>
      </w:pPr>
      <w:r w:rsidDel="00000000" w:rsidR="00000000" w:rsidRPr="00000000">
        <w:rPr>
          <w:rtl w:val="0"/>
        </w:rPr>
        <w:t xml:space="preserve">                "v": "5",</w:t>
      </w:r>
    </w:p>
    <w:p w:rsidR="00000000" w:rsidDel="00000000" w:rsidP="00000000" w:rsidRDefault="00000000" w:rsidRPr="00000000" w14:paraId="00000317">
      <w:pPr>
        <w:spacing w:after="240" w:before="240" w:lineRule="auto"/>
        <w:rPr/>
      </w:pPr>
      <w:r w:rsidDel="00000000" w:rsidR="00000000" w:rsidRPr="00000000">
        <w:rPr>
          <w:rtl w:val="0"/>
        </w:rPr>
        <w:t xml:space="preserve">                "vt": "num"</w:t>
      </w:r>
    </w:p>
    <w:p w:rsidR="00000000" w:rsidDel="00000000" w:rsidP="00000000" w:rsidRDefault="00000000" w:rsidRPr="00000000" w14:paraId="00000318">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19">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1A">
      <w:pPr>
        <w:spacing w:after="240" w:before="240" w:lineRule="auto"/>
        <w:rPr/>
      </w:pPr>
      <w:r w:rsidDel="00000000" w:rsidR="00000000" w:rsidRPr="00000000">
        <w:rPr>
          <w:rtl w:val="0"/>
        </w:rPr>
        <w:t xml:space="preserve">        "checkall": "true",</w:t>
      </w:r>
    </w:p>
    <w:p w:rsidR="00000000" w:rsidDel="00000000" w:rsidP="00000000" w:rsidRDefault="00000000" w:rsidRPr="00000000" w14:paraId="0000031B">
      <w:pPr>
        <w:spacing w:after="240" w:before="240" w:lineRule="auto"/>
        <w:rPr/>
      </w:pPr>
      <w:r w:rsidDel="00000000" w:rsidR="00000000" w:rsidRPr="00000000">
        <w:rPr>
          <w:rtl w:val="0"/>
        </w:rPr>
        <w:t xml:space="preserve">        "repair": false,</w:t>
      </w:r>
    </w:p>
    <w:p w:rsidR="00000000" w:rsidDel="00000000" w:rsidP="00000000" w:rsidRDefault="00000000" w:rsidRPr="00000000" w14:paraId="0000031C">
      <w:pPr>
        <w:spacing w:after="240" w:before="240" w:lineRule="auto"/>
        <w:rPr/>
      </w:pPr>
      <w:r w:rsidDel="00000000" w:rsidR="00000000" w:rsidRPr="00000000">
        <w:rPr>
          <w:rtl w:val="0"/>
        </w:rPr>
        <w:t xml:space="preserve">        "outputs": 2,</w:t>
      </w:r>
    </w:p>
    <w:p w:rsidR="00000000" w:rsidDel="00000000" w:rsidP="00000000" w:rsidRDefault="00000000" w:rsidRPr="00000000" w14:paraId="0000031D">
      <w:pPr>
        <w:spacing w:after="240" w:before="240" w:lineRule="auto"/>
        <w:rPr/>
      </w:pPr>
      <w:r w:rsidDel="00000000" w:rsidR="00000000" w:rsidRPr="00000000">
        <w:rPr>
          <w:rtl w:val="0"/>
        </w:rPr>
        <w:t xml:space="preserve">    </w:t>
        <w:tab/>
        <w:t xml:space="preserve">"x": 1030,</w:t>
      </w:r>
    </w:p>
    <w:p w:rsidR="00000000" w:rsidDel="00000000" w:rsidP="00000000" w:rsidRDefault="00000000" w:rsidRPr="00000000" w14:paraId="0000031E">
      <w:pPr>
        <w:spacing w:after="240" w:before="240" w:lineRule="auto"/>
        <w:rPr/>
      </w:pPr>
      <w:r w:rsidDel="00000000" w:rsidR="00000000" w:rsidRPr="00000000">
        <w:rPr>
          <w:rtl w:val="0"/>
        </w:rPr>
        <w:t xml:space="preserve">    </w:t>
        <w:tab/>
        <w:t xml:space="preserve">"y": 589,</w:t>
      </w:r>
    </w:p>
    <w:p w:rsidR="00000000" w:rsidDel="00000000" w:rsidP="00000000" w:rsidRDefault="00000000" w:rsidRPr="00000000" w14:paraId="0000031F">
      <w:pPr>
        <w:spacing w:after="240" w:before="240" w:lineRule="auto"/>
        <w:rPr/>
      </w:pPr>
      <w:r w:rsidDel="00000000" w:rsidR="00000000" w:rsidRPr="00000000">
        <w:rPr>
          <w:rtl w:val="0"/>
        </w:rPr>
        <w:t xml:space="preserve">        "wires": [</w:t>
      </w:r>
    </w:p>
    <w:p w:rsidR="00000000" w:rsidDel="00000000" w:rsidP="00000000" w:rsidRDefault="00000000" w:rsidRPr="00000000" w14:paraId="00000320">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21">
      <w:pPr>
        <w:spacing w:after="240" w:before="240" w:lineRule="auto"/>
        <w:rPr/>
      </w:pPr>
      <w:r w:rsidDel="00000000" w:rsidR="00000000" w:rsidRPr="00000000">
        <w:rPr>
          <w:rtl w:val="0"/>
        </w:rPr>
        <w:t xml:space="preserve">                "107a66a6.304b49"</w:t>
      </w:r>
    </w:p>
    <w:p w:rsidR="00000000" w:rsidDel="00000000" w:rsidP="00000000" w:rsidRDefault="00000000" w:rsidRPr="00000000" w14:paraId="00000322">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23">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24">
      <w:pPr>
        <w:spacing w:after="240" w:before="240" w:lineRule="auto"/>
        <w:rPr/>
      </w:pPr>
      <w:r w:rsidDel="00000000" w:rsidR="00000000" w:rsidRPr="00000000">
        <w:rPr>
          <w:rtl w:val="0"/>
        </w:rPr>
        <w:t xml:space="preserve">                "4c3284a4.d085bc"</w:t>
      </w:r>
    </w:p>
    <w:p w:rsidR="00000000" w:rsidDel="00000000" w:rsidP="00000000" w:rsidRDefault="00000000" w:rsidRPr="00000000" w14:paraId="00000325">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26">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27">
      <w:pPr>
        <w:spacing w:after="240" w:before="240" w:lineRule="auto"/>
        <w:rPr/>
      </w:pPr>
      <w:r w:rsidDel="00000000" w:rsidR="00000000" w:rsidRPr="00000000">
        <w:rPr>
          <w:rtl w:val="0"/>
        </w:rPr>
        <w:tab/>
        <w:t xml:space="preserve">},</w:t>
      </w:r>
    </w:p>
    <w:p w:rsidR="00000000" w:rsidDel="00000000" w:rsidP="00000000" w:rsidRDefault="00000000" w:rsidRPr="00000000" w14:paraId="00000328">
      <w:pPr>
        <w:spacing w:after="240" w:before="240" w:lineRule="auto"/>
        <w:rPr/>
      </w:pPr>
      <w:r w:rsidDel="00000000" w:rsidR="00000000" w:rsidRPr="00000000">
        <w:rPr>
          <w:rtl w:val="0"/>
        </w:rPr>
        <w:tab/>
        <w:t xml:space="preserve">{</w:t>
      </w:r>
    </w:p>
    <w:p w:rsidR="00000000" w:rsidDel="00000000" w:rsidP="00000000" w:rsidRDefault="00000000" w:rsidRPr="00000000" w14:paraId="00000329">
      <w:pPr>
        <w:spacing w:after="240" w:before="240" w:lineRule="auto"/>
        <w:rPr/>
      </w:pPr>
      <w:r w:rsidDel="00000000" w:rsidR="00000000" w:rsidRPr="00000000">
        <w:rPr>
          <w:rtl w:val="0"/>
        </w:rPr>
        <w:t xml:space="preserve">        "id": "107a66a6.304b49",</w:t>
      </w:r>
    </w:p>
    <w:p w:rsidR="00000000" w:rsidDel="00000000" w:rsidP="00000000" w:rsidRDefault="00000000" w:rsidRPr="00000000" w14:paraId="0000032A">
      <w:pPr>
        <w:spacing w:after="240" w:before="240" w:lineRule="auto"/>
        <w:rPr/>
      </w:pPr>
      <w:r w:rsidDel="00000000" w:rsidR="00000000" w:rsidRPr="00000000">
        <w:rPr>
          <w:rtl w:val="0"/>
        </w:rPr>
        <w:t xml:space="preserve">        "type": "change",</w:t>
      </w:r>
    </w:p>
    <w:p w:rsidR="00000000" w:rsidDel="00000000" w:rsidP="00000000" w:rsidRDefault="00000000" w:rsidRPr="00000000" w14:paraId="0000032B">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32C">
      <w:pPr>
        <w:spacing w:after="240" w:before="240" w:lineRule="auto"/>
        <w:rPr/>
      </w:pPr>
      <w:r w:rsidDel="00000000" w:rsidR="00000000" w:rsidRPr="00000000">
        <w:rPr>
          <w:rtl w:val="0"/>
        </w:rPr>
        <w:t xml:space="preserve">        "name": "",</w:t>
      </w:r>
    </w:p>
    <w:p w:rsidR="00000000" w:rsidDel="00000000" w:rsidP="00000000" w:rsidRDefault="00000000" w:rsidRPr="00000000" w14:paraId="0000032D">
      <w:pPr>
        <w:spacing w:after="240" w:before="240" w:lineRule="auto"/>
        <w:rPr/>
      </w:pPr>
      <w:r w:rsidDel="00000000" w:rsidR="00000000" w:rsidRPr="00000000">
        <w:rPr>
          <w:rtl w:val="0"/>
        </w:rPr>
        <w:t xml:space="preserve">    </w:t>
        <w:tab/>
        <w:t xml:space="preserve">"rules": [</w:t>
      </w:r>
    </w:p>
    <w:p w:rsidR="00000000" w:rsidDel="00000000" w:rsidP="00000000" w:rsidRDefault="00000000" w:rsidRPr="00000000" w14:paraId="0000032E">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2F">
      <w:pPr>
        <w:spacing w:after="240" w:before="240" w:lineRule="auto"/>
        <w:rPr/>
      </w:pPr>
      <w:r w:rsidDel="00000000" w:rsidR="00000000" w:rsidRPr="00000000">
        <w:rPr>
          <w:rtl w:val="0"/>
        </w:rPr>
        <w:t xml:space="preserve">                "t": "set",</w:t>
      </w:r>
    </w:p>
    <w:p w:rsidR="00000000" w:rsidDel="00000000" w:rsidP="00000000" w:rsidRDefault="00000000" w:rsidRPr="00000000" w14:paraId="00000330">
      <w:pPr>
        <w:spacing w:after="240" w:before="240" w:lineRule="auto"/>
        <w:rPr/>
      </w:pPr>
      <w:r w:rsidDel="00000000" w:rsidR="00000000" w:rsidRPr="00000000">
        <w:rPr>
          <w:rtl w:val="0"/>
        </w:rPr>
        <w:t xml:space="preserve">                "p": "fat",</w:t>
      </w:r>
    </w:p>
    <w:p w:rsidR="00000000" w:rsidDel="00000000" w:rsidP="00000000" w:rsidRDefault="00000000" w:rsidRPr="00000000" w14:paraId="00000331">
      <w:pPr>
        <w:spacing w:after="240" w:before="240" w:lineRule="auto"/>
        <w:rPr/>
      </w:pPr>
      <w:r w:rsidDel="00000000" w:rsidR="00000000" w:rsidRPr="00000000">
        <w:rPr>
          <w:rtl w:val="0"/>
        </w:rPr>
        <w:t xml:space="preserve">                "pt": "msg",</w:t>
      </w:r>
    </w:p>
    <w:p w:rsidR="00000000" w:rsidDel="00000000" w:rsidP="00000000" w:rsidRDefault="00000000" w:rsidRPr="00000000" w14:paraId="00000332">
      <w:pPr>
        <w:spacing w:after="240" w:before="240" w:lineRule="auto"/>
        <w:rPr/>
      </w:pPr>
      <w:r w:rsidDel="00000000" w:rsidR="00000000" w:rsidRPr="00000000">
        <w:rPr>
          <w:rtl w:val="0"/>
        </w:rPr>
        <w:t xml:space="preserve">                "to": "Warning: High in Fat",</w:t>
      </w:r>
    </w:p>
    <w:p w:rsidR="00000000" w:rsidDel="00000000" w:rsidP="00000000" w:rsidRDefault="00000000" w:rsidRPr="00000000" w14:paraId="00000333">
      <w:pPr>
        <w:spacing w:after="240" w:before="240" w:lineRule="auto"/>
        <w:rPr/>
      </w:pPr>
      <w:r w:rsidDel="00000000" w:rsidR="00000000" w:rsidRPr="00000000">
        <w:rPr>
          <w:rtl w:val="0"/>
        </w:rPr>
        <w:t xml:space="preserve">                "tot": "str"</w:t>
      </w:r>
    </w:p>
    <w:p w:rsidR="00000000" w:rsidDel="00000000" w:rsidP="00000000" w:rsidRDefault="00000000" w:rsidRPr="00000000" w14:paraId="00000334">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35">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36">
      <w:pPr>
        <w:spacing w:after="240" w:before="240" w:lineRule="auto"/>
        <w:rPr/>
      </w:pPr>
      <w:r w:rsidDel="00000000" w:rsidR="00000000" w:rsidRPr="00000000">
        <w:rPr>
          <w:rtl w:val="0"/>
        </w:rPr>
        <w:t xml:space="preserve">        "action": "",</w:t>
      </w:r>
    </w:p>
    <w:p w:rsidR="00000000" w:rsidDel="00000000" w:rsidP="00000000" w:rsidRDefault="00000000" w:rsidRPr="00000000" w14:paraId="00000337">
      <w:pPr>
        <w:spacing w:after="240" w:before="240" w:lineRule="auto"/>
        <w:rPr/>
      </w:pPr>
      <w:r w:rsidDel="00000000" w:rsidR="00000000" w:rsidRPr="00000000">
        <w:rPr>
          <w:rtl w:val="0"/>
        </w:rPr>
        <w:t xml:space="preserve">        "property": "",</w:t>
      </w:r>
    </w:p>
    <w:p w:rsidR="00000000" w:rsidDel="00000000" w:rsidP="00000000" w:rsidRDefault="00000000" w:rsidRPr="00000000" w14:paraId="00000338">
      <w:pPr>
        <w:spacing w:after="240" w:before="240" w:lineRule="auto"/>
        <w:rPr/>
      </w:pPr>
      <w:r w:rsidDel="00000000" w:rsidR="00000000" w:rsidRPr="00000000">
        <w:rPr>
          <w:rtl w:val="0"/>
        </w:rPr>
        <w:t xml:space="preserve">        "from": "",</w:t>
      </w:r>
    </w:p>
    <w:p w:rsidR="00000000" w:rsidDel="00000000" w:rsidP="00000000" w:rsidRDefault="00000000" w:rsidRPr="00000000" w14:paraId="00000339">
      <w:pPr>
        <w:spacing w:after="240" w:before="240" w:lineRule="auto"/>
        <w:rPr/>
      </w:pPr>
      <w:r w:rsidDel="00000000" w:rsidR="00000000" w:rsidRPr="00000000">
        <w:rPr>
          <w:rtl w:val="0"/>
        </w:rPr>
        <w:t xml:space="preserve">        "to": "",</w:t>
      </w:r>
    </w:p>
    <w:p w:rsidR="00000000" w:rsidDel="00000000" w:rsidP="00000000" w:rsidRDefault="00000000" w:rsidRPr="00000000" w14:paraId="0000033A">
      <w:pPr>
        <w:spacing w:after="240" w:before="240" w:lineRule="auto"/>
        <w:rPr/>
      </w:pPr>
      <w:r w:rsidDel="00000000" w:rsidR="00000000" w:rsidRPr="00000000">
        <w:rPr>
          <w:rtl w:val="0"/>
        </w:rPr>
        <w:t xml:space="preserve">        "reg": false,</w:t>
      </w:r>
    </w:p>
    <w:p w:rsidR="00000000" w:rsidDel="00000000" w:rsidP="00000000" w:rsidRDefault="00000000" w:rsidRPr="00000000" w14:paraId="0000033B">
      <w:pPr>
        <w:spacing w:after="240" w:before="240" w:lineRule="auto"/>
        <w:rPr/>
      </w:pPr>
      <w:r w:rsidDel="00000000" w:rsidR="00000000" w:rsidRPr="00000000">
        <w:rPr>
          <w:rtl w:val="0"/>
        </w:rPr>
        <w:t xml:space="preserve">    </w:t>
        <w:tab/>
        <w:t xml:space="preserve">"x": 1170,</w:t>
      </w:r>
    </w:p>
    <w:p w:rsidR="00000000" w:rsidDel="00000000" w:rsidP="00000000" w:rsidRDefault="00000000" w:rsidRPr="00000000" w14:paraId="0000033C">
      <w:pPr>
        <w:spacing w:after="240" w:before="240" w:lineRule="auto"/>
        <w:rPr/>
      </w:pPr>
      <w:r w:rsidDel="00000000" w:rsidR="00000000" w:rsidRPr="00000000">
        <w:rPr>
          <w:rtl w:val="0"/>
        </w:rPr>
        <w:t xml:space="preserve">    </w:t>
        <w:tab/>
        <w:t xml:space="preserve">"y": 560,</w:t>
      </w:r>
    </w:p>
    <w:p w:rsidR="00000000" w:rsidDel="00000000" w:rsidP="00000000" w:rsidRDefault="00000000" w:rsidRPr="00000000" w14:paraId="0000033D">
      <w:pPr>
        <w:spacing w:after="240" w:before="240" w:lineRule="auto"/>
        <w:rPr/>
      </w:pPr>
      <w:r w:rsidDel="00000000" w:rsidR="00000000" w:rsidRPr="00000000">
        <w:rPr>
          <w:rtl w:val="0"/>
        </w:rPr>
        <w:t xml:space="preserve">        "wires": [</w:t>
      </w:r>
    </w:p>
    <w:p w:rsidR="00000000" w:rsidDel="00000000" w:rsidP="00000000" w:rsidRDefault="00000000" w:rsidRPr="00000000" w14:paraId="0000033E">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3F">
      <w:pPr>
        <w:spacing w:after="240" w:before="240" w:lineRule="auto"/>
        <w:rPr/>
      </w:pPr>
      <w:r w:rsidDel="00000000" w:rsidR="00000000" w:rsidRPr="00000000">
        <w:rPr>
          <w:rtl w:val="0"/>
        </w:rPr>
        <w:t xml:space="preserve">                "846e3f2a.81d25"</w:t>
      </w:r>
    </w:p>
    <w:p w:rsidR="00000000" w:rsidDel="00000000" w:rsidP="00000000" w:rsidRDefault="00000000" w:rsidRPr="00000000" w14:paraId="00000340">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41">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42">
      <w:pPr>
        <w:spacing w:after="240" w:before="240" w:lineRule="auto"/>
        <w:rPr/>
      </w:pPr>
      <w:r w:rsidDel="00000000" w:rsidR="00000000" w:rsidRPr="00000000">
        <w:rPr>
          <w:rtl w:val="0"/>
        </w:rPr>
        <w:tab/>
        <w:t xml:space="preserve">},</w:t>
      </w:r>
    </w:p>
    <w:p w:rsidR="00000000" w:rsidDel="00000000" w:rsidP="00000000" w:rsidRDefault="00000000" w:rsidRPr="00000000" w14:paraId="00000343">
      <w:pPr>
        <w:spacing w:after="240" w:before="240" w:lineRule="auto"/>
        <w:rPr/>
      </w:pPr>
      <w:r w:rsidDel="00000000" w:rsidR="00000000" w:rsidRPr="00000000">
        <w:rPr>
          <w:rtl w:val="0"/>
        </w:rPr>
        <w:tab/>
        <w:t xml:space="preserve">{</w:t>
      </w:r>
    </w:p>
    <w:p w:rsidR="00000000" w:rsidDel="00000000" w:rsidP="00000000" w:rsidRDefault="00000000" w:rsidRPr="00000000" w14:paraId="00000344">
      <w:pPr>
        <w:spacing w:after="240" w:before="240" w:lineRule="auto"/>
        <w:rPr/>
      </w:pPr>
      <w:r w:rsidDel="00000000" w:rsidR="00000000" w:rsidRPr="00000000">
        <w:rPr>
          <w:rtl w:val="0"/>
        </w:rPr>
        <w:t xml:space="preserve">        "id": "4c3284a4.d085bc",</w:t>
      </w:r>
    </w:p>
    <w:p w:rsidR="00000000" w:rsidDel="00000000" w:rsidP="00000000" w:rsidRDefault="00000000" w:rsidRPr="00000000" w14:paraId="00000345">
      <w:pPr>
        <w:spacing w:after="240" w:before="240" w:lineRule="auto"/>
        <w:rPr/>
      </w:pPr>
      <w:r w:rsidDel="00000000" w:rsidR="00000000" w:rsidRPr="00000000">
        <w:rPr>
          <w:rtl w:val="0"/>
        </w:rPr>
        <w:t xml:space="preserve">        "type": "change",</w:t>
      </w:r>
    </w:p>
    <w:p w:rsidR="00000000" w:rsidDel="00000000" w:rsidP="00000000" w:rsidRDefault="00000000" w:rsidRPr="00000000" w14:paraId="00000346">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347">
      <w:pPr>
        <w:spacing w:after="240" w:before="240" w:lineRule="auto"/>
        <w:rPr/>
      </w:pPr>
      <w:r w:rsidDel="00000000" w:rsidR="00000000" w:rsidRPr="00000000">
        <w:rPr>
          <w:rtl w:val="0"/>
        </w:rPr>
        <w:t xml:space="preserve">        "name": "",</w:t>
      </w:r>
    </w:p>
    <w:p w:rsidR="00000000" w:rsidDel="00000000" w:rsidP="00000000" w:rsidRDefault="00000000" w:rsidRPr="00000000" w14:paraId="00000348">
      <w:pPr>
        <w:spacing w:after="240" w:before="240" w:lineRule="auto"/>
        <w:rPr/>
      </w:pPr>
      <w:r w:rsidDel="00000000" w:rsidR="00000000" w:rsidRPr="00000000">
        <w:rPr>
          <w:rtl w:val="0"/>
        </w:rPr>
        <w:t xml:space="preserve">        "rules": [</w:t>
      </w:r>
    </w:p>
    <w:p w:rsidR="00000000" w:rsidDel="00000000" w:rsidP="00000000" w:rsidRDefault="00000000" w:rsidRPr="00000000" w14:paraId="00000349">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4A">
      <w:pPr>
        <w:spacing w:after="240" w:before="240" w:lineRule="auto"/>
        <w:rPr/>
      </w:pPr>
      <w:r w:rsidDel="00000000" w:rsidR="00000000" w:rsidRPr="00000000">
        <w:rPr>
          <w:rtl w:val="0"/>
        </w:rPr>
        <w:t xml:space="preserve">                "t": "set",</w:t>
      </w:r>
    </w:p>
    <w:p w:rsidR="00000000" w:rsidDel="00000000" w:rsidP="00000000" w:rsidRDefault="00000000" w:rsidRPr="00000000" w14:paraId="0000034B">
      <w:pPr>
        <w:spacing w:after="240" w:before="240" w:lineRule="auto"/>
        <w:rPr/>
      </w:pPr>
      <w:r w:rsidDel="00000000" w:rsidR="00000000" w:rsidRPr="00000000">
        <w:rPr>
          <w:rtl w:val="0"/>
        </w:rPr>
        <w:t xml:space="preserve">                "p": "fat",</w:t>
      </w:r>
    </w:p>
    <w:p w:rsidR="00000000" w:rsidDel="00000000" w:rsidP="00000000" w:rsidRDefault="00000000" w:rsidRPr="00000000" w14:paraId="0000034C">
      <w:pPr>
        <w:spacing w:after="240" w:before="240" w:lineRule="auto"/>
        <w:rPr/>
      </w:pPr>
      <w:r w:rsidDel="00000000" w:rsidR="00000000" w:rsidRPr="00000000">
        <w:rPr>
          <w:rtl w:val="0"/>
        </w:rPr>
        <w:t xml:space="preserve">                "pt": "msg",</w:t>
      </w:r>
    </w:p>
    <w:p w:rsidR="00000000" w:rsidDel="00000000" w:rsidP="00000000" w:rsidRDefault="00000000" w:rsidRPr="00000000" w14:paraId="0000034D">
      <w:pPr>
        <w:spacing w:after="240" w:before="240" w:lineRule="auto"/>
        <w:rPr/>
      </w:pPr>
      <w:r w:rsidDel="00000000" w:rsidR="00000000" w:rsidRPr="00000000">
        <w:rPr>
          <w:rtl w:val="0"/>
        </w:rPr>
        <w:t xml:space="preserve">                "to": " Normal  ",</w:t>
      </w:r>
    </w:p>
    <w:p w:rsidR="00000000" w:rsidDel="00000000" w:rsidP="00000000" w:rsidRDefault="00000000" w:rsidRPr="00000000" w14:paraId="0000034E">
      <w:pPr>
        <w:spacing w:after="240" w:before="240" w:lineRule="auto"/>
        <w:rPr/>
      </w:pPr>
      <w:r w:rsidDel="00000000" w:rsidR="00000000" w:rsidRPr="00000000">
        <w:rPr>
          <w:rtl w:val="0"/>
        </w:rPr>
        <w:t xml:space="preserve">                "tot": "str"</w:t>
      </w:r>
    </w:p>
    <w:p w:rsidR="00000000" w:rsidDel="00000000" w:rsidP="00000000" w:rsidRDefault="00000000" w:rsidRPr="00000000" w14:paraId="0000034F">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50">
      <w:pPr>
        <w:spacing w:after="240" w:before="240" w:lineRule="auto"/>
        <w:rPr/>
      </w:pPr>
      <w:r w:rsidDel="00000000" w:rsidR="00000000" w:rsidRPr="00000000">
        <w:rPr>
          <w:rtl w:val="0"/>
        </w:rPr>
        <w:t xml:space="preserve"> </w:t>
        <w:tab/>
        <w:t xml:space="preserve">   ],</w:t>
      </w:r>
    </w:p>
    <w:p w:rsidR="00000000" w:rsidDel="00000000" w:rsidP="00000000" w:rsidRDefault="00000000" w:rsidRPr="00000000" w14:paraId="00000351">
      <w:pPr>
        <w:spacing w:after="240" w:before="240" w:lineRule="auto"/>
        <w:rPr/>
      </w:pPr>
      <w:r w:rsidDel="00000000" w:rsidR="00000000" w:rsidRPr="00000000">
        <w:rPr>
          <w:rtl w:val="0"/>
        </w:rPr>
        <w:t xml:space="preserve">        "action": "",</w:t>
      </w:r>
    </w:p>
    <w:p w:rsidR="00000000" w:rsidDel="00000000" w:rsidP="00000000" w:rsidRDefault="00000000" w:rsidRPr="00000000" w14:paraId="00000352">
      <w:pPr>
        <w:spacing w:after="240" w:before="240" w:lineRule="auto"/>
        <w:rPr/>
      </w:pPr>
      <w:r w:rsidDel="00000000" w:rsidR="00000000" w:rsidRPr="00000000">
        <w:rPr>
          <w:rtl w:val="0"/>
        </w:rPr>
        <w:t xml:space="preserve">        "property": "",</w:t>
      </w:r>
    </w:p>
    <w:p w:rsidR="00000000" w:rsidDel="00000000" w:rsidP="00000000" w:rsidRDefault="00000000" w:rsidRPr="00000000" w14:paraId="00000353">
      <w:pPr>
        <w:spacing w:after="240" w:before="240" w:lineRule="auto"/>
        <w:rPr/>
      </w:pPr>
      <w:r w:rsidDel="00000000" w:rsidR="00000000" w:rsidRPr="00000000">
        <w:rPr>
          <w:rtl w:val="0"/>
        </w:rPr>
        <w:t xml:space="preserve">        "from": "",</w:t>
      </w:r>
    </w:p>
    <w:p w:rsidR="00000000" w:rsidDel="00000000" w:rsidP="00000000" w:rsidRDefault="00000000" w:rsidRPr="00000000" w14:paraId="00000354">
      <w:pPr>
        <w:spacing w:after="240" w:before="240" w:lineRule="auto"/>
        <w:rPr/>
      </w:pPr>
      <w:r w:rsidDel="00000000" w:rsidR="00000000" w:rsidRPr="00000000">
        <w:rPr>
          <w:rtl w:val="0"/>
        </w:rPr>
        <w:t xml:space="preserve">        "to": "",</w:t>
      </w:r>
    </w:p>
    <w:p w:rsidR="00000000" w:rsidDel="00000000" w:rsidP="00000000" w:rsidRDefault="00000000" w:rsidRPr="00000000" w14:paraId="00000355">
      <w:pPr>
        <w:spacing w:after="240" w:before="240" w:lineRule="auto"/>
        <w:rPr/>
      </w:pPr>
      <w:r w:rsidDel="00000000" w:rsidR="00000000" w:rsidRPr="00000000">
        <w:rPr>
          <w:rtl w:val="0"/>
        </w:rPr>
        <w:t xml:space="preserve">        "reg": false,</w:t>
      </w:r>
    </w:p>
    <w:p w:rsidR="00000000" w:rsidDel="00000000" w:rsidP="00000000" w:rsidRDefault="00000000" w:rsidRPr="00000000" w14:paraId="00000356">
      <w:pPr>
        <w:spacing w:after="240" w:before="240" w:lineRule="auto"/>
        <w:rPr/>
      </w:pPr>
      <w:r w:rsidDel="00000000" w:rsidR="00000000" w:rsidRPr="00000000">
        <w:rPr>
          <w:rtl w:val="0"/>
        </w:rPr>
        <w:t xml:space="preserve">    </w:t>
        <w:tab/>
        <w:t xml:space="preserve">"x": 1170,</w:t>
      </w:r>
    </w:p>
    <w:p w:rsidR="00000000" w:rsidDel="00000000" w:rsidP="00000000" w:rsidRDefault="00000000" w:rsidRPr="00000000" w14:paraId="00000357">
      <w:pPr>
        <w:spacing w:after="240" w:before="240" w:lineRule="auto"/>
        <w:rPr/>
      </w:pPr>
      <w:r w:rsidDel="00000000" w:rsidR="00000000" w:rsidRPr="00000000">
        <w:rPr>
          <w:rtl w:val="0"/>
        </w:rPr>
        <w:t xml:space="preserve">    </w:t>
        <w:tab/>
        <w:t xml:space="preserve">"y": 600,</w:t>
      </w:r>
    </w:p>
    <w:p w:rsidR="00000000" w:rsidDel="00000000" w:rsidP="00000000" w:rsidRDefault="00000000" w:rsidRPr="00000000" w14:paraId="00000358">
      <w:pPr>
        <w:spacing w:after="240" w:before="240" w:lineRule="auto"/>
        <w:rPr/>
      </w:pPr>
      <w:r w:rsidDel="00000000" w:rsidR="00000000" w:rsidRPr="00000000">
        <w:rPr>
          <w:rtl w:val="0"/>
        </w:rPr>
        <w:t xml:space="preserve">        "wires": [</w:t>
      </w:r>
    </w:p>
    <w:p w:rsidR="00000000" w:rsidDel="00000000" w:rsidP="00000000" w:rsidRDefault="00000000" w:rsidRPr="00000000" w14:paraId="00000359">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5A">
      <w:pPr>
        <w:spacing w:after="240" w:before="240" w:lineRule="auto"/>
        <w:rPr/>
      </w:pPr>
      <w:r w:rsidDel="00000000" w:rsidR="00000000" w:rsidRPr="00000000">
        <w:rPr>
          <w:rtl w:val="0"/>
        </w:rPr>
        <w:t xml:space="preserve">                "846e3f2a.81d25"</w:t>
      </w:r>
    </w:p>
    <w:p w:rsidR="00000000" w:rsidDel="00000000" w:rsidP="00000000" w:rsidRDefault="00000000" w:rsidRPr="00000000" w14:paraId="0000035B">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5C">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5D">
      <w:pPr>
        <w:spacing w:after="240" w:before="240" w:lineRule="auto"/>
        <w:rPr/>
      </w:pPr>
      <w:r w:rsidDel="00000000" w:rsidR="00000000" w:rsidRPr="00000000">
        <w:rPr>
          <w:rtl w:val="0"/>
        </w:rPr>
        <w:tab/>
        <w:t xml:space="preserve">},</w:t>
      </w:r>
    </w:p>
    <w:p w:rsidR="00000000" w:rsidDel="00000000" w:rsidP="00000000" w:rsidRDefault="00000000" w:rsidRPr="00000000" w14:paraId="0000035E">
      <w:pPr>
        <w:spacing w:after="240" w:before="240" w:lineRule="auto"/>
        <w:rPr/>
      </w:pPr>
      <w:r w:rsidDel="00000000" w:rsidR="00000000" w:rsidRPr="00000000">
        <w:rPr>
          <w:rtl w:val="0"/>
        </w:rPr>
        <w:tab/>
        <w:t xml:space="preserve">{</w:t>
      </w:r>
    </w:p>
    <w:p w:rsidR="00000000" w:rsidDel="00000000" w:rsidP="00000000" w:rsidRDefault="00000000" w:rsidRPr="00000000" w14:paraId="0000035F">
      <w:pPr>
        <w:spacing w:after="240" w:before="240" w:lineRule="auto"/>
        <w:rPr/>
      </w:pPr>
      <w:r w:rsidDel="00000000" w:rsidR="00000000" w:rsidRPr="00000000">
        <w:rPr>
          <w:rtl w:val="0"/>
        </w:rPr>
        <w:t xml:space="preserve">        "id": "b66d6fd4.94da5",</w:t>
      </w:r>
    </w:p>
    <w:p w:rsidR="00000000" w:rsidDel="00000000" w:rsidP="00000000" w:rsidRDefault="00000000" w:rsidRPr="00000000" w14:paraId="00000360">
      <w:pPr>
        <w:spacing w:after="240" w:before="240" w:lineRule="auto"/>
        <w:rPr/>
      </w:pPr>
      <w:r w:rsidDel="00000000" w:rsidR="00000000" w:rsidRPr="00000000">
        <w:rPr>
          <w:rtl w:val="0"/>
        </w:rPr>
        <w:t xml:space="preserve">        "type": "change",</w:t>
      </w:r>
    </w:p>
    <w:p w:rsidR="00000000" w:rsidDel="00000000" w:rsidP="00000000" w:rsidRDefault="00000000" w:rsidRPr="00000000" w14:paraId="00000361">
      <w:pPr>
        <w:spacing w:after="240" w:before="240" w:lineRule="auto"/>
        <w:rPr/>
      </w:pPr>
      <w:r w:rsidDel="00000000" w:rsidR="00000000" w:rsidRPr="00000000">
        <w:rPr>
          <w:rtl w:val="0"/>
        </w:rPr>
        <w:t xml:space="preserve">    </w:t>
        <w:tab/>
        <w:t xml:space="preserve">"z": "c47f54b.54c01a8",</w:t>
      </w:r>
    </w:p>
    <w:p w:rsidR="00000000" w:rsidDel="00000000" w:rsidP="00000000" w:rsidRDefault="00000000" w:rsidRPr="00000000" w14:paraId="00000362">
      <w:pPr>
        <w:spacing w:after="240" w:before="240" w:lineRule="auto"/>
        <w:rPr/>
      </w:pPr>
      <w:r w:rsidDel="00000000" w:rsidR="00000000" w:rsidRPr="00000000">
        <w:rPr>
          <w:rtl w:val="0"/>
        </w:rPr>
        <w:t xml:space="preserve">        "name": "",</w:t>
      </w:r>
    </w:p>
    <w:p w:rsidR="00000000" w:rsidDel="00000000" w:rsidP="00000000" w:rsidRDefault="00000000" w:rsidRPr="00000000" w14:paraId="00000363">
      <w:pPr>
        <w:spacing w:after="240" w:before="240" w:lineRule="auto"/>
        <w:rPr/>
      </w:pPr>
      <w:r w:rsidDel="00000000" w:rsidR="00000000" w:rsidRPr="00000000">
        <w:rPr>
          <w:rtl w:val="0"/>
        </w:rPr>
        <w:t xml:space="preserve">        "rules": [</w:t>
      </w:r>
    </w:p>
    <w:p w:rsidR="00000000" w:rsidDel="00000000" w:rsidP="00000000" w:rsidRDefault="00000000" w:rsidRPr="00000000" w14:paraId="00000364">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65">
      <w:pPr>
        <w:spacing w:after="240" w:before="240" w:lineRule="auto"/>
        <w:rPr/>
      </w:pPr>
      <w:r w:rsidDel="00000000" w:rsidR="00000000" w:rsidRPr="00000000">
        <w:rPr>
          <w:rtl w:val="0"/>
        </w:rPr>
        <w:t xml:space="preserve">                "t": "set",</w:t>
      </w:r>
    </w:p>
    <w:p w:rsidR="00000000" w:rsidDel="00000000" w:rsidP="00000000" w:rsidRDefault="00000000" w:rsidRPr="00000000" w14:paraId="00000366">
      <w:pPr>
        <w:spacing w:after="240" w:before="240" w:lineRule="auto"/>
        <w:rPr/>
      </w:pPr>
      <w:r w:rsidDel="00000000" w:rsidR="00000000" w:rsidRPr="00000000">
        <w:rPr>
          <w:rtl w:val="0"/>
        </w:rPr>
        <w:t xml:space="preserve">                "p": "sugar",</w:t>
      </w:r>
    </w:p>
    <w:p w:rsidR="00000000" w:rsidDel="00000000" w:rsidP="00000000" w:rsidRDefault="00000000" w:rsidRPr="00000000" w14:paraId="00000367">
      <w:pPr>
        <w:spacing w:after="240" w:before="240" w:lineRule="auto"/>
        <w:rPr/>
      </w:pPr>
      <w:r w:rsidDel="00000000" w:rsidR="00000000" w:rsidRPr="00000000">
        <w:rPr>
          <w:rtl w:val="0"/>
        </w:rPr>
        <w:t xml:space="preserve">                "pt": "msg",</w:t>
      </w:r>
    </w:p>
    <w:p w:rsidR="00000000" w:rsidDel="00000000" w:rsidP="00000000" w:rsidRDefault="00000000" w:rsidRPr="00000000" w14:paraId="00000368">
      <w:pPr>
        <w:spacing w:after="240" w:before="240" w:lineRule="auto"/>
        <w:rPr/>
      </w:pPr>
      <w:r w:rsidDel="00000000" w:rsidR="00000000" w:rsidRPr="00000000">
        <w:rPr>
          <w:rtl w:val="0"/>
        </w:rPr>
        <w:t xml:space="preserve">                "to": "Normal",</w:t>
      </w:r>
    </w:p>
    <w:p w:rsidR="00000000" w:rsidDel="00000000" w:rsidP="00000000" w:rsidRDefault="00000000" w:rsidRPr="00000000" w14:paraId="00000369">
      <w:pPr>
        <w:spacing w:after="240" w:before="240" w:lineRule="auto"/>
        <w:rPr/>
      </w:pPr>
      <w:r w:rsidDel="00000000" w:rsidR="00000000" w:rsidRPr="00000000">
        <w:rPr>
          <w:rtl w:val="0"/>
        </w:rPr>
        <w:t xml:space="preserve">                "tot": "str"</w:t>
      </w:r>
    </w:p>
    <w:p w:rsidR="00000000" w:rsidDel="00000000" w:rsidP="00000000" w:rsidRDefault="00000000" w:rsidRPr="00000000" w14:paraId="0000036A">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6B">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6C">
      <w:pPr>
        <w:spacing w:after="240" w:before="240" w:lineRule="auto"/>
        <w:rPr/>
      </w:pPr>
      <w:r w:rsidDel="00000000" w:rsidR="00000000" w:rsidRPr="00000000">
        <w:rPr>
          <w:rtl w:val="0"/>
        </w:rPr>
        <w:t xml:space="preserve">        "action": "",</w:t>
      </w:r>
    </w:p>
    <w:p w:rsidR="00000000" w:rsidDel="00000000" w:rsidP="00000000" w:rsidRDefault="00000000" w:rsidRPr="00000000" w14:paraId="0000036D">
      <w:pPr>
        <w:spacing w:after="240" w:before="240" w:lineRule="auto"/>
        <w:rPr/>
      </w:pPr>
      <w:r w:rsidDel="00000000" w:rsidR="00000000" w:rsidRPr="00000000">
        <w:rPr>
          <w:rtl w:val="0"/>
        </w:rPr>
        <w:t xml:space="preserve">        "property": "",</w:t>
      </w:r>
    </w:p>
    <w:p w:rsidR="00000000" w:rsidDel="00000000" w:rsidP="00000000" w:rsidRDefault="00000000" w:rsidRPr="00000000" w14:paraId="0000036E">
      <w:pPr>
        <w:spacing w:after="240" w:before="240" w:lineRule="auto"/>
        <w:rPr/>
      </w:pPr>
      <w:r w:rsidDel="00000000" w:rsidR="00000000" w:rsidRPr="00000000">
        <w:rPr>
          <w:rtl w:val="0"/>
        </w:rPr>
        <w:t xml:space="preserve">        "from": "",</w:t>
      </w:r>
    </w:p>
    <w:p w:rsidR="00000000" w:rsidDel="00000000" w:rsidP="00000000" w:rsidRDefault="00000000" w:rsidRPr="00000000" w14:paraId="0000036F">
      <w:pPr>
        <w:spacing w:after="240" w:before="240" w:lineRule="auto"/>
        <w:rPr/>
      </w:pPr>
      <w:r w:rsidDel="00000000" w:rsidR="00000000" w:rsidRPr="00000000">
        <w:rPr>
          <w:rtl w:val="0"/>
        </w:rPr>
        <w:t xml:space="preserve">        "to": "",</w:t>
      </w:r>
    </w:p>
    <w:p w:rsidR="00000000" w:rsidDel="00000000" w:rsidP="00000000" w:rsidRDefault="00000000" w:rsidRPr="00000000" w14:paraId="00000370">
      <w:pPr>
        <w:spacing w:after="240" w:before="240" w:lineRule="auto"/>
        <w:rPr/>
      </w:pPr>
      <w:r w:rsidDel="00000000" w:rsidR="00000000" w:rsidRPr="00000000">
        <w:rPr>
          <w:rtl w:val="0"/>
        </w:rPr>
        <w:t xml:space="preserve">        "reg": false,</w:t>
      </w:r>
    </w:p>
    <w:p w:rsidR="00000000" w:rsidDel="00000000" w:rsidP="00000000" w:rsidRDefault="00000000" w:rsidRPr="00000000" w14:paraId="00000371">
      <w:pPr>
        <w:spacing w:after="240" w:before="240" w:lineRule="auto"/>
        <w:rPr/>
      </w:pPr>
      <w:r w:rsidDel="00000000" w:rsidR="00000000" w:rsidRPr="00000000">
        <w:rPr>
          <w:rtl w:val="0"/>
        </w:rPr>
        <w:t xml:space="preserve">    </w:t>
        <w:tab/>
        <w:t xml:space="preserve">"x": 1180,</w:t>
      </w:r>
    </w:p>
    <w:p w:rsidR="00000000" w:rsidDel="00000000" w:rsidP="00000000" w:rsidRDefault="00000000" w:rsidRPr="00000000" w14:paraId="00000372">
      <w:pPr>
        <w:spacing w:after="240" w:before="240" w:lineRule="auto"/>
        <w:rPr/>
      </w:pPr>
      <w:r w:rsidDel="00000000" w:rsidR="00000000" w:rsidRPr="00000000">
        <w:rPr>
          <w:rtl w:val="0"/>
        </w:rPr>
        <w:t xml:space="preserve">    </w:t>
        <w:tab/>
        <w:t xml:space="preserve">"y": 520,</w:t>
      </w:r>
    </w:p>
    <w:p w:rsidR="00000000" w:rsidDel="00000000" w:rsidP="00000000" w:rsidRDefault="00000000" w:rsidRPr="00000000" w14:paraId="00000373">
      <w:pPr>
        <w:spacing w:after="240" w:before="240" w:lineRule="auto"/>
        <w:rPr/>
      </w:pPr>
      <w:r w:rsidDel="00000000" w:rsidR="00000000" w:rsidRPr="00000000">
        <w:rPr>
          <w:rtl w:val="0"/>
        </w:rPr>
        <w:t xml:space="preserve">        "wires": [</w:t>
      </w:r>
    </w:p>
    <w:p w:rsidR="00000000" w:rsidDel="00000000" w:rsidP="00000000" w:rsidRDefault="00000000" w:rsidRPr="00000000" w14:paraId="00000374">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75">
      <w:pPr>
        <w:spacing w:after="240" w:before="240" w:lineRule="auto"/>
        <w:rPr/>
      </w:pPr>
      <w:r w:rsidDel="00000000" w:rsidR="00000000" w:rsidRPr="00000000">
        <w:rPr>
          <w:rtl w:val="0"/>
        </w:rPr>
        <w:t xml:space="preserve">                "bae2ee5d.69c1e"</w:t>
      </w:r>
    </w:p>
    <w:p w:rsidR="00000000" w:rsidDel="00000000" w:rsidP="00000000" w:rsidRDefault="00000000" w:rsidRPr="00000000" w14:paraId="00000376">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77">
      <w:pPr>
        <w:spacing w:after="240" w:before="240" w:lineRule="auto"/>
        <w:rPr/>
      </w:pPr>
      <w:r w:rsidDel="00000000" w:rsidR="00000000" w:rsidRPr="00000000">
        <w:rPr>
          <w:rtl w:val="0"/>
        </w:rPr>
        <w:t xml:space="preserve">    </w:t>
        <w:tab/>
        <w:t xml:space="preserve">]</w:t>
      </w:r>
    </w:p>
    <w:p w:rsidR="00000000" w:rsidDel="00000000" w:rsidP="00000000" w:rsidRDefault="00000000" w:rsidRPr="00000000" w14:paraId="00000378">
      <w:pPr>
        <w:spacing w:after="240" w:before="240" w:lineRule="auto"/>
        <w:rPr/>
      </w:pPr>
      <w:r w:rsidDel="00000000" w:rsidR="00000000" w:rsidRPr="00000000">
        <w:rPr>
          <w:rtl w:val="0"/>
        </w:rPr>
        <w:tab/>
        <w:t xml:space="preserve">},</w:t>
      </w:r>
    </w:p>
    <w:p w:rsidR="00000000" w:rsidDel="00000000" w:rsidP="00000000" w:rsidRDefault="00000000" w:rsidRPr="00000000" w14:paraId="00000379">
      <w:pPr>
        <w:spacing w:after="240" w:before="240" w:lineRule="auto"/>
        <w:rPr/>
      </w:pPr>
      <w:r w:rsidDel="00000000" w:rsidR="00000000" w:rsidRPr="00000000">
        <w:rPr>
          <w:rtl w:val="0"/>
        </w:rPr>
        <w:tab/>
        <w:t xml:space="preserve">{</w:t>
      </w:r>
    </w:p>
    <w:p w:rsidR="00000000" w:rsidDel="00000000" w:rsidP="00000000" w:rsidRDefault="00000000" w:rsidRPr="00000000" w14:paraId="0000037A">
      <w:pPr>
        <w:spacing w:after="240" w:before="240" w:lineRule="auto"/>
        <w:rPr/>
      </w:pPr>
      <w:r w:rsidDel="00000000" w:rsidR="00000000" w:rsidRPr="00000000">
        <w:rPr>
          <w:rtl w:val="0"/>
        </w:rPr>
        <w:t xml:space="preserve">        "id": "b0b21dbd.58ccd",</w:t>
      </w:r>
    </w:p>
    <w:p w:rsidR="00000000" w:rsidDel="00000000" w:rsidP="00000000" w:rsidRDefault="00000000" w:rsidRPr="00000000" w14:paraId="0000037B">
      <w:pPr>
        <w:spacing w:after="240" w:before="240" w:lineRule="auto"/>
        <w:rPr/>
      </w:pPr>
      <w:r w:rsidDel="00000000" w:rsidR="00000000" w:rsidRPr="00000000">
        <w:rPr>
          <w:rtl w:val="0"/>
        </w:rPr>
        <w:t xml:space="preserve">        "type": "ui_group",</w:t>
      </w:r>
    </w:p>
    <w:p w:rsidR="00000000" w:rsidDel="00000000" w:rsidP="00000000" w:rsidRDefault="00000000" w:rsidRPr="00000000" w14:paraId="0000037C">
      <w:pPr>
        <w:spacing w:after="240" w:before="240" w:lineRule="auto"/>
        <w:rPr/>
      </w:pPr>
      <w:r w:rsidDel="00000000" w:rsidR="00000000" w:rsidRPr="00000000">
        <w:rPr>
          <w:rtl w:val="0"/>
        </w:rPr>
        <w:t xml:space="preserve">    </w:t>
        <w:tab/>
        <w:t xml:space="preserve">"z": "",</w:t>
      </w:r>
    </w:p>
    <w:p w:rsidR="00000000" w:rsidDel="00000000" w:rsidP="00000000" w:rsidRDefault="00000000" w:rsidRPr="00000000" w14:paraId="0000037D">
      <w:pPr>
        <w:spacing w:after="240" w:before="240" w:lineRule="auto"/>
        <w:rPr/>
      </w:pPr>
      <w:r w:rsidDel="00000000" w:rsidR="00000000" w:rsidRPr="00000000">
        <w:rPr>
          <w:rtl w:val="0"/>
        </w:rPr>
        <w:t xml:space="preserve">        "name": "Result",</w:t>
      </w:r>
    </w:p>
    <w:p w:rsidR="00000000" w:rsidDel="00000000" w:rsidP="00000000" w:rsidRDefault="00000000" w:rsidRPr="00000000" w14:paraId="0000037E">
      <w:pPr>
        <w:spacing w:after="240" w:before="240" w:lineRule="auto"/>
        <w:rPr/>
      </w:pPr>
      <w:r w:rsidDel="00000000" w:rsidR="00000000" w:rsidRPr="00000000">
        <w:rPr>
          <w:rtl w:val="0"/>
        </w:rPr>
        <w:t xml:space="preserve">        "tab": "13508c24.451394",</w:t>
      </w:r>
    </w:p>
    <w:p w:rsidR="00000000" w:rsidDel="00000000" w:rsidP="00000000" w:rsidRDefault="00000000" w:rsidRPr="00000000" w14:paraId="0000037F">
      <w:pPr>
        <w:spacing w:after="240" w:before="240" w:lineRule="auto"/>
        <w:rPr/>
      </w:pPr>
      <w:r w:rsidDel="00000000" w:rsidR="00000000" w:rsidRPr="00000000">
        <w:rPr>
          <w:rtl w:val="0"/>
        </w:rPr>
        <w:t xml:space="preserve">        "order": 4,</w:t>
      </w:r>
    </w:p>
    <w:p w:rsidR="00000000" w:rsidDel="00000000" w:rsidP="00000000" w:rsidRDefault="00000000" w:rsidRPr="00000000" w14:paraId="00000380">
      <w:pPr>
        <w:spacing w:after="240" w:before="240" w:lineRule="auto"/>
        <w:rPr/>
      </w:pPr>
      <w:r w:rsidDel="00000000" w:rsidR="00000000" w:rsidRPr="00000000">
        <w:rPr>
          <w:rtl w:val="0"/>
        </w:rPr>
        <w:t xml:space="preserve">        "disp": true,</w:t>
      </w:r>
    </w:p>
    <w:p w:rsidR="00000000" w:rsidDel="00000000" w:rsidP="00000000" w:rsidRDefault="00000000" w:rsidRPr="00000000" w14:paraId="00000381">
      <w:pPr>
        <w:spacing w:after="240" w:before="240" w:lineRule="auto"/>
        <w:rPr/>
      </w:pPr>
      <w:r w:rsidDel="00000000" w:rsidR="00000000" w:rsidRPr="00000000">
        <w:rPr>
          <w:rtl w:val="0"/>
        </w:rPr>
        <w:t xml:space="preserve">   </w:t>
        <w:tab/>
        <w:t xml:space="preserve"> "width": "9",</w:t>
      </w:r>
    </w:p>
    <w:p w:rsidR="00000000" w:rsidDel="00000000" w:rsidP="00000000" w:rsidRDefault="00000000" w:rsidRPr="00000000" w14:paraId="00000382">
      <w:pPr>
        <w:spacing w:after="240" w:before="240" w:lineRule="auto"/>
        <w:rPr/>
      </w:pPr>
      <w:r w:rsidDel="00000000" w:rsidR="00000000" w:rsidRPr="00000000">
        <w:rPr>
          <w:rtl w:val="0"/>
        </w:rPr>
        <w:t xml:space="preserve">        "collapse": false</w:t>
      </w:r>
    </w:p>
    <w:p w:rsidR="00000000" w:rsidDel="00000000" w:rsidP="00000000" w:rsidRDefault="00000000" w:rsidRPr="00000000" w14:paraId="00000383">
      <w:pPr>
        <w:spacing w:after="240" w:before="240" w:lineRule="auto"/>
        <w:rPr/>
      </w:pPr>
      <w:r w:rsidDel="00000000" w:rsidR="00000000" w:rsidRPr="00000000">
        <w:rPr>
          <w:rtl w:val="0"/>
        </w:rPr>
        <w:tab/>
        <w:t xml:space="preserve">},</w:t>
      </w:r>
    </w:p>
    <w:p w:rsidR="00000000" w:rsidDel="00000000" w:rsidP="00000000" w:rsidRDefault="00000000" w:rsidRPr="00000000" w14:paraId="00000384">
      <w:pPr>
        <w:spacing w:after="240" w:before="240" w:lineRule="auto"/>
        <w:rPr/>
      </w:pPr>
      <w:r w:rsidDel="00000000" w:rsidR="00000000" w:rsidRPr="00000000">
        <w:rPr>
          <w:rtl w:val="0"/>
        </w:rPr>
        <w:tab/>
        <w:t xml:space="preserve">{</w:t>
      </w:r>
    </w:p>
    <w:p w:rsidR="00000000" w:rsidDel="00000000" w:rsidP="00000000" w:rsidRDefault="00000000" w:rsidRPr="00000000" w14:paraId="00000385">
      <w:pPr>
        <w:spacing w:after="240" w:before="240" w:lineRule="auto"/>
        <w:rPr/>
      </w:pPr>
      <w:r w:rsidDel="00000000" w:rsidR="00000000" w:rsidRPr="00000000">
        <w:rPr>
          <w:rtl w:val="0"/>
        </w:rPr>
        <w:t xml:space="preserve">        "id": "bfd45964.dd7418",</w:t>
      </w:r>
    </w:p>
    <w:p w:rsidR="00000000" w:rsidDel="00000000" w:rsidP="00000000" w:rsidRDefault="00000000" w:rsidRPr="00000000" w14:paraId="00000386">
      <w:pPr>
        <w:spacing w:after="240" w:before="240" w:lineRule="auto"/>
        <w:rPr/>
      </w:pPr>
      <w:r w:rsidDel="00000000" w:rsidR="00000000" w:rsidRPr="00000000">
        <w:rPr>
          <w:rtl w:val="0"/>
        </w:rPr>
        <w:t xml:space="preserve">        "type": "ui_group",</w:t>
      </w:r>
    </w:p>
    <w:p w:rsidR="00000000" w:rsidDel="00000000" w:rsidP="00000000" w:rsidRDefault="00000000" w:rsidRPr="00000000" w14:paraId="00000387">
      <w:pPr>
        <w:spacing w:after="240" w:before="240" w:lineRule="auto"/>
        <w:rPr/>
      </w:pPr>
      <w:r w:rsidDel="00000000" w:rsidR="00000000" w:rsidRPr="00000000">
        <w:rPr>
          <w:rtl w:val="0"/>
        </w:rPr>
        <w:t xml:space="preserve">    </w:t>
        <w:tab/>
        <w:t xml:space="preserve">"z": "",</w:t>
      </w:r>
    </w:p>
    <w:p w:rsidR="00000000" w:rsidDel="00000000" w:rsidP="00000000" w:rsidRDefault="00000000" w:rsidRPr="00000000" w14:paraId="00000388">
      <w:pPr>
        <w:spacing w:after="240" w:before="240" w:lineRule="auto"/>
        <w:rPr/>
      </w:pPr>
      <w:r w:rsidDel="00000000" w:rsidR="00000000" w:rsidRPr="00000000">
        <w:rPr>
          <w:rtl w:val="0"/>
        </w:rPr>
        <w:t xml:space="preserve">        "name": "Nutrition Information",</w:t>
      </w:r>
    </w:p>
    <w:p w:rsidR="00000000" w:rsidDel="00000000" w:rsidP="00000000" w:rsidRDefault="00000000" w:rsidRPr="00000000" w14:paraId="00000389">
      <w:pPr>
        <w:spacing w:after="240" w:before="240" w:lineRule="auto"/>
        <w:rPr/>
      </w:pPr>
      <w:r w:rsidDel="00000000" w:rsidR="00000000" w:rsidRPr="00000000">
        <w:rPr>
          <w:rtl w:val="0"/>
        </w:rPr>
        <w:t xml:space="preserve">        "tab": "13508c24.451394",</w:t>
      </w:r>
    </w:p>
    <w:p w:rsidR="00000000" w:rsidDel="00000000" w:rsidP="00000000" w:rsidRDefault="00000000" w:rsidRPr="00000000" w14:paraId="0000038A">
      <w:pPr>
        <w:spacing w:after="240" w:before="240" w:lineRule="auto"/>
        <w:rPr/>
      </w:pPr>
      <w:r w:rsidDel="00000000" w:rsidR="00000000" w:rsidRPr="00000000">
        <w:rPr>
          <w:rtl w:val="0"/>
        </w:rPr>
        <w:t xml:space="preserve">        "order": 5,</w:t>
      </w:r>
    </w:p>
    <w:p w:rsidR="00000000" w:rsidDel="00000000" w:rsidP="00000000" w:rsidRDefault="00000000" w:rsidRPr="00000000" w14:paraId="0000038B">
      <w:pPr>
        <w:spacing w:after="240" w:before="240" w:lineRule="auto"/>
        <w:rPr/>
      </w:pPr>
      <w:r w:rsidDel="00000000" w:rsidR="00000000" w:rsidRPr="00000000">
        <w:rPr>
          <w:rtl w:val="0"/>
        </w:rPr>
        <w:t xml:space="preserve">        "disp": true,</w:t>
      </w:r>
    </w:p>
    <w:p w:rsidR="00000000" w:rsidDel="00000000" w:rsidP="00000000" w:rsidRDefault="00000000" w:rsidRPr="00000000" w14:paraId="0000038C">
      <w:pPr>
        <w:spacing w:after="240" w:before="240" w:lineRule="auto"/>
        <w:rPr/>
      </w:pPr>
      <w:r w:rsidDel="00000000" w:rsidR="00000000" w:rsidRPr="00000000">
        <w:rPr>
          <w:rtl w:val="0"/>
        </w:rPr>
        <w:t xml:space="preserve">        "width": "9",</w:t>
      </w:r>
    </w:p>
    <w:p w:rsidR="00000000" w:rsidDel="00000000" w:rsidP="00000000" w:rsidRDefault="00000000" w:rsidRPr="00000000" w14:paraId="0000038D">
      <w:pPr>
        <w:spacing w:after="240" w:before="240" w:lineRule="auto"/>
        <w:rPr/>
      </w:pPr>
      <w:r w:rsidDel="00000000" w:rsidR="00000000" w:rsidRPr="00000000">
        <w:rPr>
          <w:rtl w:val="0"/>
        </w:rPr>
        <w:t xml:space="preserve">        "collapse": false</w:t>
      </w:r>
    </w:p>
    <w:p w:rsidR="00000000" w:rsidDel="00000000" w:rsidP="00000000" w:rsidRDefault="00000000" w:rsidRPr="00000000" w14:paraId="0000038E">
      <w:pPr>
        <w:spacing w:after="240" w:before="240" w:lineRule="auto"/>
        <w:rPr/>
      </w:pPr>
      <w:r w:rsidDel="00000000" w:rsidR="00000000" w:rsidRPr="00000000">
        <w:rPr>
          <w:rtl w:val="0"/>
        </w:rPr>
        <w:tab/>
        <w:t xml:space="preserve">},</w:t>
      </w:r>
    </w:p>
    <w:p w:rsidR="00000000" w:rsidDel="00000000" w:rsidP="00000000" w:rsidRDefault="00000000" w:rsidRPr="00000000" w14:paraId="0000038F">
      <w:pPr>
        <w:spacing w:after="240" w:before="240" w:lineRule="auto"/>
        <w:rPr/>
      </w:pPr>
      <w:r w:rsidDel="00000000" w:rsidR="00000000" w:rsidRPr="00000000">
        <w:rPr>
          <w:rtl w:val="0"/>
        </w:rPr>
        <w:tab/>
        <w:t xml:space="preserve">{</w:t>
      </w:r>
    </w:p>
    <w:p w:rsidR="00000000" w:rsidDel="00000000" w:rsidP="00000000" w:rsidRDefault="00000000" w:rsidRPr="00000000" w14:paraId="00000390">
      <w:pPr>
        <w:spacing w:after="240" w:before="240" w:lineRule="auto"/>
        <w:rPr/>
      </w:pPr>
      <w:r w:rsidDel="00000000" w:rsidR="00000000" w:rsidRPr="00000000">
        <w:rPr>
          <w:rtl w:val="0"/>
        </w:rPr>
        <w:t xml:space="preserve">        "id": "bd28e603.fd7858",</w:t>
      </w:r>
    </w:p>
    <w:p w:rsidR="00000000" w:rsidDel="00000000" w:rsidP="00000000" w:rsidRDefault="00000000" w:rsidRPr="00000000" w14:paraId="00000391">
      <w:pPr>
        <w:spacing w:after="240" w:before="240" w:lineRule="auto"/>
        <w:rPr/>
      </w:pPr>
      <w:r w:rsidDel="00000000" w:rsidR="00000000" w:rsidRPr="00000000">
        <w:rPr>
          <w:rtl w:val="0"/>
        </w:rPr>
        <w:t xml:space="preserve">        "type": "ui_group",</w:t>
      </w:r>
    </w:p>
    <w:p w:rsidR="00000000" w:rsidDel="00000000" w:rsidP="00000000" w:rsidRDefault="00000000" w:rsidRPr="00000000" w14:paraId="00000392">
      <w:pPr>
        <w:spacing w:after="240" w:before="240" w:lineRule="auto"/>
        <w:rPr/>
      </w:pPr>
      <w:r w:rsidDel="00000000" w:rsidR="00000000" w:rsidRPr="00000000">
        <w:rPr>
          <w:rtl w:val="0"/>
        </w:rPr>
        <w:t xml:space="preserve">    </w:t>
        <w:tab/>
        <w:t xml:space="preserve">"z": "",</w:t>
      </w:r>
    </w:p>
    <w:p w:rsidR="00000000" w:rsidDel="00000000" w:rsidP="00000000" w:rsidRDefault="00000000" w:rsidRPr="00000000" w14:paraId="00000393">
      <w:pPr>
        <w:spacing w:after="240" w:before="240" w:lineRule="auto"/>
        <w:rPr/>
      </w:pPr>
      <w:r w:rsidDel="00000000" w:rsidR="00000000" w:rsidRPr="00000000">
        <w:rPr>
          <w:rtl w:val="0"/>
        </w:rPr>
        <w:t xml:space="preserve">        "name": "Image Input",</w:t>
      </w:r>
    </w:p>
    <w:p w:rsidR="00000000" w:rsidDel="00000000" w:rsidP="00000000" w:rsidRDefault="00000000" w:rsidRPr="00000000" w14:paraId="00000394">
      <w:pPr>
        <w:spacing w:after="240" w:before="240" w:lineRule="auto"/>
        <w:rPr/>
      </w:pPr>
      <w:r w:rsidDel="00000000" w:rsidR="00000000" w:rsidRPr="00000000">
        <w:rPr>
          <w:rtl w:val="0"/>
        </w:rPr>
        <w:t xml:space="preserve">        "tab": "13508c24.451394",</w:t>
      </w:r>
    </w:p>
    <w:p w:rsidR="00000000" w:rsidDel="00000000" w:rsidP="00000000" w:rsidRDefault="00000000" w:rsidRPr="00000000" w14:paraId="00000395">
      <w:pPr>
        <w:spacing w:after="240" w:before="240" w:lineRule="auto"/>
        <w:rPr/>
      </w:pPr>
      <w:r w:rsidDel="00000000" w:rsidR="00000000" w:rsidRPr="00000000">
        <w:rPr>
          <w:rtl w:val="0"/>
        </w:rPr>
        <w:t xml:space="preserve">        "order": 1,</w:t>
      </w:r>
    </w:p>
    <w:p w:rsidR="00000000" w:rsidDel="00000000" w:rsidP="00000000" w:rsidRDefault="00000000" w:rsidRPr="00000000" w14:paraId="00000396">
      <w:pPr>
        <w:spacing w:after="240" w:before="240" w:lineRule="auto"/>
        <w:rPr/>
      </w:pPr>
      <w:r w:rsidDel="00000000" w:rsidR="00000000" w:rsidRPr="00000000">
        <w:rPr>
          <w:rtl w:val="0"/>
        </w:rPr>
        <w:t xml:space="preserve">        "disp": true,</w:t>
      </w:r>
    </w:p>
    <w:p w:rsidR="00000000" w:rsidDel="00000000" w:rsidP="00000000" w:rsidRDefault="00000000" w:rsidRPr="00000000" w14:paraId="00000397">
      <w:pPr>
        <w:spacing w:after="240" w:before="240" w:lineRule="auto"/>
        <w:rPr/>
      </w:pPr>
      <w:r w:rsidDel="00000000" w:rsidR="00000000" w:rsidRPr="00000000">
        <w:rPr>
          <w:rtl w:val="0"/>
        </w:rPr>
        <w:t xml:space="preserve">    </w:t>
        <w:tab/>
        <w:t xml:space="preserve">"width": "9",</w:t>
      </w:r>
    </w:p>
    <w:p w:rsidR="00000000" w:rsidDel="00000000" w:rsidP="00000000" w:rsidRDefault="00000000" w:rsidRPr="00000000" w14:paraId="00000398">
      <w:pPr>
        <w:spacing w:after="240" w:before="240" w:lineRule="auto"/>
        <w:rPr/>
      </w:pPr>
      <w:r w:rsidDel="00000000" w:rsidR="00000000" w:rsidRPr="00000000">
        <w:rPr>
          <w:rtl w:val="0"/>
        </w:rPr>
        <w:t xml:space="preserve">        "collapse": false</w:t>
      </w:r>
    </w:p>
    <w:p w:rsidR="00000000" w:rsidDel="00000000" w:rsidP="00000000" w:rsidRDefault="00000000" w:rsidRPr="00000000" w14:paraId="00000399">
      <w:pPr>
        <w:spacing w:after="240" w:before="240" w:lineRule="auto"/>
        <w:rPr/>
      </w:pPr>
      <w:r w:rsidDel="00000000" w:rsidR="00000000" w:rsidRPr="00000000">
        <w:rPr>
          <w:rtl w:val="0"/>
        </w:rPr>
        <w:tab/>
        <w:t xml:space="preserve">},</w:t>
      </w:r>
    </w:p>
    <w:p w:rsidR="00000000" w:rsidDel="00000000" w:rsidP="00000000" w:rsidRDefault="00000000" w:rsidRPr="00000000" w14:paraId="0000039A">
      <w:pPr>
        <w:spacing w:after="240" w:before="240" w:lineRule="auto"/>
        <w:rPr/>
      </w:pPr>
      <w:r w:rsidDel="00000000" w:rsidR="00000000" w:rsidRPr="00000000">
        <w:rPr>
          <w:rtl w:val="0"/>
        </w:rPr>
        <w:tab/>
        <w:t xml:space="preserve">{</w:t>
      </w:r>
    </w:p>
    <w:p w:rsidR="00000000" w:rsidDel="00000000" w:rsidP="00000000" w:rsidRDefault="00000000" w:rsidRPr="00000000" w14:paraId="0000039B">
      <w:pPr>
        <w:spacing w:after="240" w:before="240" w:lineRule="auto"/>
        <w:rPr/>
      </w:pPr>
      <w:r w:rsidDel="00000000" w:rsidR="00000000" w:rsidRPr="00000000">
        <w:rPr>
          <w:rtl w:val="0"/>
        </w:rPr>
        <w:t xml:space="preserve">        "id": "13508c24.451394",</w:t>
      </w:r>
    </w:p>
    <w:p w:rsidR="00000000" w:rsidDel="00000000" w:rsidP="00000000" w:rsidRDefault="00000000" w:rsidRPr="00000000" w14:paraId="0000039C">
      <w:pPr>
        <w:spacing w:after="240" w:before="240" w:lineRule="auto"/>
        <w:rPr/>
      </w:pPr>
      <w:r w:rsidDel="00000000" w:rsidR="00000000" w:rsidRPr="00000000">
        <w:rPr>
          <w:rtl w:val="0"/>
        </w:rPr>
        <w:t xml:space="preserve">        "type": "ui_tab",</w:t>
      </w:r>
    </w:p>
    <w:p w:rsidR="00000000" w:rsidDel="00000000" w:rsidP="00000000" w:rsidRDefault="00000000" w:rsidRPr="00000000" w14:paraId="0000039D">
      <w:pPr>
        <w:spacing w:after="240" w:before="240" w:lineRule="auto"/>
        <w:rPr/>
      </w:pPr>
      <w:r w:rsidDel="00000000" w:rsidR="00000000" w:rsidRPr="00000000">
        <w:rPr>
          <w:rtl w:val="0"/>
        </w:rPr>
        <w:t xml:space="preserve">    </w:t>
        <w:tab/>
        <w:t xml:space="preserve">"z": "",</w:t>
      </w:r>
    </w:p>
    <w:p w:rsidR="00000000" w:rsidDel="00000000" w:rsidP="00000000" w:rsidRDefault="00000000" w:rsidRPr="00000000" w14:paraId="0000039E">
      <w:pPr>
        <w:spacing w:after="240" w:before="240" w:lineRule="auto"/>
        <w:rPr/>
      </w:pPr>
      <w:r w:rsidDel="00000000" w:rsidR="00000000" w:rsidRPr="00000000">
        <w:rPr>
          <w:rtl w:val="0"/>
        </w:rPr>
        <w:t xml:space="preserve">        "name": "Food Analysis",</w:t>
      </w:r>
    </w:p>
    <w:p w:rsidR="00000000" w:rsidDel="00000000" w:rsidP="00000000" w:rsidRDefault="00000000" w:rsidRPr="00000000" w14:paraId="0000039F">
      <w:pPr>
        <w:spacing w:after="240" w:before="240" w:lineRule="auto"/>
        <w:rPr/>
      </w:pPr>
      <w:r w:rsidDel="00000000" w:rsidR="00000000" w:rsidRPr="00000000">
        <w:rPr>
          <w:rtl w:val="0"/>
        </w:rPr>
        <w:t xml:space="preserve">        "icon": "dashboard",</w:t>
      </w:r>
    </w:p>
    <w:p w:rsidR="00000000" w:rsidDel="00000000" w:rsidP="00000000" w:rsidRDefault="00000000" w:rsidRPr="00000000" w14:paraId="000003A0">
      <w:pPr>
        <w:spacing w:after="240" w:before="240" w:lineRule="auto"/>
        <w:rPr/>
      </w:pPr>
      <w:r w:rsidDel="00000000" w:rsidR="00000000" w:rsidRPr="00000000">
        <w:rPr>
          <w:rtl w:val="0"/>
        </w:rPr>
        <w:t xml:space="preserve">        "disabled": false,</w:t>
      </w:r>
    </w:p>
    <w:p w:rsidR="00000000" w:rsidDel="00000000" w:rsidP="00000000" w:rsidRDefault="00000000" w:rsidRPr="00000000" w14:paraId="000003A1">
      <w:pPr>
        <w:spacing w:after="240" w:before="240" w:lineRule="auto"/>
        <w:rPr/>
      </w:pPr>
      <w:r w:rsidDel="00000000" w:rsidR="00000000" w:rsidRPr="00000000">
        <w:rPr>
          <w:rtl w:val="0"/>
        </w:rPr>
        <w:t xml:space="preserve">        "hidden": false</w:t>
      </w:r>
    </w:p>
    <w:p w:rsidR="00000000" w:rsidDel="00000000" w:rsidP="00000000" w:rsidRDefault="00000000" w:rsidRPr="00000000" w14:paraId="000003A2">
      <w:pPr>
        <w:spacing w:after="240" w:before="240" w:lineRule="auto"/>
        <w:rPr/>
      </w:pPr>
      <w:r w:rsidDel="00000000" w:rsidR="00000000" w:rsidRPr="00000000">
        <w:rPr>
          <w:rtl w:val="0"/>
        </w:rPr>
        <w:tab/>
        <w:t xml:space="preserve">}</w:t>
      </w:r>
    </w:p>
    <w:p w:rsidR="00000000" w:rsidDel="00000000" w:rsidP="00000000" w:rsidRDefault="00000000" w:rsidRPr="00000000" w14:paraId="000003A3">
      <w:pPr>
        <w:spacing w:after="240" w:before="240" w:lineRule="auto"/>
        <w:rPr/>
      </w:pPr>
      <w:r w:rsidDel="00000000" w:rsidR="00000000" w:rsidRPr="00000000">
        <w:rPr>
          <w:rtl w:val="0"/>
        </w:rPr>
        <w:t xml:space="preserve">]</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ind w:left="1440" w:firstLine="0"/>
        <w:rPr/>
      </w:pPr>
      <w:r w:rsidDel="00000000" w:rsidR="00000000" w:rsidRPr="00000000">
        <w:rPr>
          <w:rtl w:val="0"/>
        </w:rPr>
      </w:r>
    </w:p>
    <w:p w:rsidR="00000000" w:rsidDel="00000000" w:rsidP="00000000" w:rsidRDefault="00000000" w:rsidRPr="00000000" w14:paraId="000003C1">
      <w:pPr>
        <w:ind w:left="1440" w:firstLine="0"/>
        <w:rPr/>
      </w:pPr>
      <w:r w:rsidDel="00000000" w:rsidR="00000000" w:rsidRPr="00000000">
        <w:rPr>
          <w:rtl w:val="0"/>
        </w:rPr>
        <w:t xml:space="preserve">  </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pStyle w:val="Heading1"/>
        <w:rPr/>
      </w:pPr>
      <w:bookmarkStart w:colFirst="0" w:colLast="0" w:name="_3ijzy4d3yemy" w:id="28"/>
      <w:bookmarkEnd w:id="28"/>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pStyle w:val="Heading1"/>
        <w:rPr/>
      </w:pPr>
      <w:bookmarkStart w:colFirst="0" w:colLast="0" w:name="_gwskuzy74l8x" w:id="29"/>
      <w:bookmarkEnd w:id="29"/>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2">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3">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4">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5">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6">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7">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8">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9">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A">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B">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C">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D">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E">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DF">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0">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1">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2">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3">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4">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5">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6">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7">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8">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9">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A">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B">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C">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D">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E">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EF">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0">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1">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2">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3">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4">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5">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6">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7">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8">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9">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A">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B">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C">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D">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E">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3FF">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0">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1">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2">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3">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4">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5">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6">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7">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8">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9">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A">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B">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C">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D">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E">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0F">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0">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1">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2">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3">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4">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5">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6">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7">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8">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9">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A">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B">
      <w:pPr>
        <w:pStyle w:val="Title"/>
        <w:rPr>
          <w:ins w:author="Divya Vikram" w:id="0" w:date="2020-12-03T04:17:11Z"/>
        </w:rPr>
      </w:pPr>
      <w:ins w:author="Divya Vikram" w:id="0" w:date="2020-12-03T04:17:11Z">
        <w:bookmarkStart w:colFirst="0" w:colLast="0" w:name="_oucqss4fb7dv" w:id="30"/>
        <w:bookmarkEnd w:id="30"/>
        <w:r w:rsidDel="00000000" w:rsidR="00000000" w:rsidRPr="00000000">
          <w:rPr>
            <w:rtl w:val="0"/>
          </w:rPr>
        </w:r>
      </w:ins>
    </w:p>
    <w:p w:rsidR="00000000" w:rsidDel="00000000" w:rsidP="00000000" w:rsidRDefault="00000000" w:rsidRPr="00000000" w14:paraId="0000041C">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D">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E">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1F">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20">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21">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22">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23">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24">
      <w:pPr>
        <w:rPr>
          <w:ins w:author="Divya Vikram" w:id="0" w:date="2020-12-03T04:17:11Z"/>
        </w:rPr>
      </w:pPr>
      <w:ins w:author="Divya Vikram" w:id="0" w:date="2020-12-03T04:17:11Z">
        <w:r w:rsidDel="00000000" w:rsidR="00000000" w:rsidRPr="00000000">
          <w:rPr>
            <w:rtl w:val="0"/>
          </w:rPr>
        </w:r>
      </w:ins>
    </w:p>
    <w:p w:rsidR="00000000" w:rsidDel="00000000" w:rsidP="00000000" w:rsidRDefault="00000000" w:rsidRPr="00000000" w14:paraId="0000042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martinternz.com//ibm-project/55" TargetMode="External"/><Relationship Id="rId10" Type="http://schemas.openxmlformats.org/officeDocument/2006/relationships/image" Target="media/image5.png"/><Relationship Id="rId13" Type="http://schemas.openxmlformats.org/officeDocument/2006/relationships/hyperlink" Target="https://github.com/johnwalicki/Node-RED-Twitter-Workshop" TargetMode="External"/><Relationship Id="rId12" Type="http://schemas.openxmlformats.org/officeDocument/2006/relationships/hyperlink" Target="https://github.com/IBM/watson-calorie-counter/blob/master/README.m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